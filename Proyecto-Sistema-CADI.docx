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B5A" w:rsidRDefault="00C37B5A" w:rsidP="00604CAC">
      <w:pPr>
        <w:jc w:val="center"/>
        <w:rPr>
          <w:rFonts w:ascii="Times New Roman" w:hAnsi="Times New Roman" w:cs="Times New Roman"/>
          <w:sz w:val="28"/>
        </w:rPr>
      </w:pPr>
    </w:p>
    <w:p w:rsidR="00C37B5A" w:rsidRPr="00C37B5A" w:rsidRDefault="00C37B5A" w:rsidP="00604CAC">
      <w:pPr>
        <w:jc w:val="center"/>
        <w:rPr>
          <w:rFonts w:ascii="Times New Roman" w:hAnsi="Times New Roman" w:cs="Times New Roman"/>
          <w:sz w:val="40"/>
        </w:rPr>
      </w:pPr>
      <w:r w:rsidRPr="00C37B5A">
        <w:rPr>
          <w:rFonts w:ascii="Times New Roman" w:hAnsi="Times New Roman" w:cs="Times New Roman"/>
          <w:sz w:val="40"/>
        </w:rPr>
        <w:t>Proyecto:</w:t>
      </w:r>
    </w:p>
    <w:p w:rsidR="00C37B5A" w:rsidRP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  <w:r w:rsidRPr="00C37B5A">
        <w:rPr>
          <w:rFonts w:ascii="Times New Roman" w:hAnsi="Times New Roman" w:cs="Times New Roman"/>
          <w:sz w:val="28"/>
        </w:rPr>
        <w:t>Sistema CADI</w:t>
      </w: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P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Pr="00C37B5A" w:rsidRDefault="00C37B5A" w:rsidP="00C37B5A">
      <w:pPr>
        <w:jc w:val="center"/>
        <w:rPr>
          <w:rFonts w:ascii="Times New Roman" w:hAnsi="Times New Roman" w:cs="Times New Roman"/>
          <w:sz w:val="40"/>
        </w:rPr>
      </w:pPr>
      <w:r w:rsidRPr="00C37B5A">
        <w:rPr>
          <w:rFonts w:ascii="Times New Roman" w:hAnsi="Times New Roman" w:cs="Times New Roman"/>
          <w:sz w:val="40"/>
        </w:rPr>
        <w:t>Versión:</w:t>
      </w:r>
    </w:p>
    <w:p w:rsidR="00C37B5A" w:rsidRP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  <w:r w:rsidRPr="00C37B5A">
        <w:rPr>
          <w:rFonts w:ascii="Times New Roman" w:hAnsi="Times New Roman" w:cs="Times New Roman"/>
          <w:sz w:val="28"/>
        </w:rPr>
        <w:t>1.0</w:t>
      </w:r>
    </w:p>
    <w:p w:rsidR="00C37B5A" w:rsidRDefault="00C37B5A" w:rsidP="00604CAC">
      <w:pPr>
        <w:jc w:val="center"/>
        <w:rPr>
          <w:rFonts w:ascii="Times New Roman" w:hAnsi="Times New Roman" w:cs="Times New Roman"/>
          <w:sz w:val="28"/>
        </w:rPr>
      </w:pPr>
    </w:p>
    <w:p w:rsidR="00C37B5A" w:rsidRPr="00C37B5A" w:rsidRDefault="00C37B5A" w:rsidP="00604CAC">
      <w:pPr>
        <w:jc w:val="center"/>
        <w:rPr>
          <w:rFonts w:ascii="Times New Roman" w:hAnsi="Times New Roman" w:cs="Times New Roman"/>
          <w:sz w:val="28"/>
        </w:rPr>
      </w:pPr>
    </w:p>
    <w:p w:rsidR="00105A23" w:rsidRPr="00C37B5A" w:rsidRDefault="00604CAC" w:rsidP="00604CAC">
      <w:pPr>
        <w:jc w:val="center"/>
        <w:rPr>
          <w:rFonts w:ascii="Times New Roman" w:hAnsi="Times New Roman" w:cs="Times New Roman"/>
          <w:sz w:val="40"/>
        </w:rPr>
      </w:pPr>
      <w:r w:rsidRPr="00C37B5A">
        <w:rPr>
          <w:rFonts w:ascii="Times New Roman" w:hAnsi="Times New Roman" w:cs="Times New Roman"/>
          <w:sz w:val="40"/>
        </w:rPr>
        <w:t>Profesor:</w:t>
      </w:r>
    </w:p>
    <w:p w:rsidR="00604CAC" w:rsidRPr="00C37B5A" w:rsidRDefault="00604CAC" w:rsidP="00604CAC">
      <w:pPr>
        <w:jc w:val="center"/>
        <w:rPr>
          <w:rFonts w:ascii="Times New Roman" w:hAnsi="Times New Roman" w:cs="Times New Roman"/>
          <w:sz w:val="28"/>
        </w:rPr>
      </w:pPr>
      <w:r w:rsidRPr="00C37B5A">
        <w:rPr>
          <w:rFonts w:ascii="Times New Roman" w:hAnsi="Times New Roman" w:cs="Times New Roman"/>
          <w:sz w:val="28"/>
        </w:rPr>
        <w:t>Juan Carlos Pérez Arriaga</w:t>
      </w:r>
    </w:p>
    <w:p w:rsidR="00604CAC" w:rsidRDefault="00604CAC" w:rsidP="00604CAC">
      <w:pPr>
        <w:jc w:val="center"/>
        <w:rPr>
          <w:rFonts w:ascii="Times New Roman" w:hAnsi="Times New Roman" w:cs="Times New Roman"/>
          <w:sz w:val="28"/>
        </w:rPr>
      </w:pPr>
    </w:p>
    <w:p w:rsidR="00C37B5A" w:rsidRPr="00C37B5A" w:rsidRDefault="00C37B5A" w:rsidP="00604CAC">
      <w:pPr>
        <w:jc w:val="center"/>
        <w:rPr>
          <w:rFonts w:ascii="Times New Roman" w:hAnsi="Times New Roman" w:cs="Times New Roman"/>
          <w:sz w:val="28"/>
        </w:rPr>
      </w:pPr>
    </w:p>
    <w:p w:rsidR="00C37B5A" w:rsidRPr="00C37B5A" w:rsidRDefault="00C37B5A" w:rsidP="00604CAC">
      <w:pPr>
        <w:jc w:val="center"/>
        <w:rPr>
          <w:rFonts w:ascii="Times New Roman" w:hAnsi="Times New Roman" w:cs="Times New Roman"/>
          <w:sz w:val="40"/>
        </w:rPr>
      </w:pPr>
      <w:r w:rsidRPr="00C37B5A">
        <w:rPr>
          <w:rFonts w:ascii="Times New Roman" w:hAnsi="Times New Roman" w:cs="Times New Roman"/>
          <w:sz w:val="40"/>
        </w:rPr>
        <w:t>Integrantes:</w:t>
      </w:r>
    </w:p>
    <w:p w:rsidR="00C37B5A" w:rsidRPr="00C37B5A" w:rsidRDefault="00C37B5A" w:rsidP="00604CAC">
      <w:pPr>
        <w:jc w:val="center"/>
        <w:rPr>
          <w:rFonts w:ascii="Times New Roman" w:hAnsi="Times New Roman" w:cs="Times New Roman"/>
          <w:sz w:val="28"/>
        </w:rPr>
      </w:pPr>
      <w:r w:rsidRPr="00C37B5A">
        <w:rPr>
          <w:rFonts w:ascii="Times New Roman" w:hAnsi="Times New Roman" w:cs="Times New Roman"/>
          <w:sz w:val="28"/>
        </w:rPr>
        <w:t>Jesús Enrique Flores Nestozo</w:t>
      </w:r>
    </w:p>
    <w:p w:rsidR="00C37B5A" w:rsidRDefault="00C37B5A" w:rsidP="00604CAC">
      <w:pPr>
        <w:jc w:val="center"/>
        <w:rPr>
          <w:rFonts w:ascii="Times New Roman" w:hAnsi="Times New Roman" w:cs="Times New Roman"/>
          <w:sz w:val="28"/>
        </w:rPr>
      </w:pPr>
      <w:r w:rsidRPr="00C37B5A">
        <w:rPr>
          <w:rFonts w:ascii="Times New Roman" w:hAnsi="Times New Roman" w:cs="Times New Roman"/>
          <w:sz w:val="28"/>
        </w:rPr>
        <w:t>Fernando Manuel Guzmán Aja</w:t>
      </w:r>
    </w:p>
    <w:p w:rsidR="00C37B5A" w:rsidRDefault="00C37B5A" w:rsidP="00604CAC">
      <w:pPr>
        <w:jc w:val="center"/>
        <w:rPr>
          <w:rFonts w:ascii="Times New Roman" w:hAnsi="Times New Roman" w:cs="Times New Roman"/>
          <w:sz w:val="28"/>
        </w:rPr>
      </w:pPr>
    </w:p>
    <w:p w:rsidR="00C37B5A" w:rsidRPr="00C37B5A" w:rsidRDefault="00C37B5A" w:rsidP="00604CAC">
      <w:pPr>
        <w:jc w:val="center"/>
        <w:rPr>
          <w:rFonts w:ascii="Times New Roman" w:hAnsi="Times New Roman" w:cs="Times New Roman"/>
          <w:sz w:val="28"/>
        </w:rPr>
      </w:pPr>
    </w:p>
    <w:p w:rsidR="00C37B5A" w:rsidRPr="00C37B5A" w:rsidRDefault="00C37B5A" w:rsidP="00C37B5A">
      <w:pPr>
        <w:jc w:val="center"/>
        <w:rPr>
          <w:rFonts w:ascii="Times New Roman" w:hAnsi="Times New Roman" w:cs="Times New Roman"/>
          <w:sz w:val="40"/>
        </w:rPr>
      </w:pPr>
      <w:r w:rsidRPr="00C37B5A">
        <w:rPr>
          <w:rFonts w:ascii="Times New Roman" w:hAnsi="Times New Roman" w:cs="Times New Roman"/>
          <w:sz w:val="40"/>
        </w:rPr>
        <w:t>Experiencia Educativa:</w:t>
      </w: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  <w:r w:rsidRPr="00C37B5A">
        <w:rPr>
          <w:rFonts w:ascii="Times New Roman" w:hAnsi="Times New Roman" w:cs="Times New Roman"/>
          <w:sz w:val="28"/>
        </w:rPr>
        <w:t xml:space="preserve">Principios de Construcción </w:t>
      </w: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Pr="00C37B5A" w:rsidRDefault="00C37B5A" w:rsidP="00C37B5A">
      <w:pPr>
        <w:jc w:val="center"/>
        <w:rPr>
          <w:rFonts w:ascii="Times New Roman" w:hAnsi="Times New Roman" w:cs="Times New Roman"/>
          <w:sz w:val="40"/>
        </w:rPr>
      </w:pPr>
      <w:r w:rsidRPr="00C37B5A">
        <w:rPr>
          <w:rFonts w:ascii="Times New Roman" w:hAnsi="Times New Roman" w:cs="Times New Roman"/>
          <w:sz w:val="40"/>
        </w:rPr>
        <w:t>Periodo:</w:t>
      </w: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  <w:r w:rsidRPr="00C37B5A">
        <w:rPr>
          <w:rFonts w:ascii="Times New Roman" w:hAnsi="Times New Roman" w:cs="Times New Roman"/>
          <w:sz w:val="28"/>
        </w:rPr>
        <w:t>Feb-Jul 2017</w:t>
      </w: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Pr="00906B36" w:rsidDel="00906B36" w:rsidRDefault="003B6437" w:rsidP="00C37B5A">
      <w:pPr>
        <w:jc w:val="center"/>
        <w:rPr>
          <w:del w:id="0" w:author="jesus enrique flores nestozo" w:date="2017-04-07T23:02:00Z"/>
          <w:rFonts w:ascii="Times New Roman" w:hAnsi="Times New Roman" w:cs="Times New Roman"/>
          <w:sz w:val="28"/>
        </w:rPr>
      </w:pPr>
      <w:del w:id="1" w:author="jesus enrique flores nestozo" w:date="2017-04-07T23:02:00Z">
        <w:r w:rsidRPr="00906B36" w:rsidDel="00906B36">
          <w:rPr>
            <w:rFonts w:ascii="Times New Roman" w:hAnsi="Times New Roman" w:cs="Times New Roman"/>
            <w:sz w:val="28"/>
          </w:rPr>
          <w:lastRenderedPageBreak/>
          <w:delText>INDICE.</w:delText>
        </w:r>
      </w:del>
    </w:p>
    <w:customXmlInsRangeStart w:id="2" w:author="jesus enrique flores nestozo" w:date="2017-04-07T22:57:00Z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646331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customXmlInsRangeEnd w:id="2"/>
        <w:p w:rsidR="00273202" w:rsidRPr="00906B36" w:rsidRDefault="00450591">
          <w:pPr>
            <w:pStyle w:val="TtulodeTDC"/>
            <w:rPr>
              <w:ins w:id="3" w:author="jesus enrique flores nestozo" w:date="2017-04-07T22:57:00Z"/>
              <w:b/>
              <w:color w:val="auto"/>
              <w:rPrChange w:id="4" w:author="jesus enrique flores nestozo" w:date="2017-04-07T23:03:00Z">
                <w:rPr>
                  <w:ins w:id="5" w:author="jesus enrique flores nestozo" w:date="2017-04-07T22:57:00Z"/>
                </w:rPr>
              </w:rPrChange>
            </w:rPr>
          </w:pPr>
          <w:ins w:id="6" w:author="jesus enrique flores nestozo" w:date="2017-04-07T23:06:00Z">
            <w:r>
              <w:rPr>
                <w:b/>
                <w:color w:val="auto"/>
                <w:lang w:val="es-ES"/>
              </w:rPr>
              <w:t>Í</w:t>
            </w:r>
          </w:ins>
          <w:ins w:id="7" w:author="jesus enrique flores nestozo" w:date="2017-04-07T23:03:00Z">
            <w:r w:rsidR="00906B36" w:rsidRPr="00906B36">
              <w:rPr>
                <w:b/>
                <w:color w:val="auto"/>
                <w:lang w:val="es-ES"/>
                <w:rPrChange w:id="8" w:author="jesus enrique flores nestozo" w:date="2017-04-07T23:03:00Z">
                  <w:rPr>
                    <w:lang w:val="es-ES"/>
                  </w:rPr>
                </w:rPrChange>
              </w:rPr>
              <w:t>ndice</w:t>
            </w:r>
          </w:ins>
        </w:p>
        <w:p w:rsidR="00906B36" w:rsidRDefault="00273202">
          <w:pPr>
            <w:pStyle w:val="TDC1"/>
            <w:tabs>
              <w:tab w:val="right" w:leader="dot" w:pos="8494"/>
            </w:tabs>
            <w:rPr>
              <w:ins w:id="9" w:author="jesus enrique flores nestozo" w:date="2017-04-07T23:05:00Z"/>
              <w:rFonts w:cstheme="minorBidi"/>
              <w:noProof/>
            </w:rPr>
          </w:pPr>
          <w:ins w:id="10" w:author="jesus enrique flores nestozo" w:date="2017-04-07T22:57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ins w:id="11" w:author="jesus enrique flores nestozo" w:date="2017-04-07T23:05:00Z">
            <w:r w:rsidR="00906B36" w:rsidRPr="00F35F5F">
              <w:rPr>
                <w:rStyle w:val="Hipervnculo"/>
                <w:noProof/>
              </w:rPr>
              <w:fldChar w:fldCharType="begin"/>
            </w:r>
            <w:r w:rsidR="00906B36" w:rsidRPr="00F35F5F">
              <w:rPr>
                <w:rStyle w:val="Hipervnculo"/>
                <w:noProof/>
              </w:rPr>
              <w:instrText xml:space="preserve"> </w:instrText>
            </w:r>
            <w:r w:rsidR="00906B36">
              <w:rPr>
                <w:noProof/>
              </w:rPr>
              <w:instrText>HYPERLINK \l "_Toc479369629"</w:instrText>
            </w:r>
            <w:r w:rsidR="00906B36" w:rsidRPr="00F35F5F">
              <w:rPr>
                <w:rStyle w:val="Hipervnculo"/>
                <w:noProof/>
              </w:rPr>
              <w:instrText xml:space="preserve"> </w:instrText>
            </w:r>
            <w:r w:rsidR="00906B36" w:rsidRPr="00F35F5F">
              <w:rPr>
                <w:rStyle w:val="Hipervnculo"/>
                <w:noProof/>
              </w:rPr>
              <w:fldChar w:fldCharType="separate"/>
            </w:r>
            <w:r w:rsidR="00906B36" w:rsidRPr="00F35F5F">
              <w:rPr>
                <w:rStyle w:val="Hipervnculo"/>
                <w:noProof/>
              </w:rPr>
              <w:t>Estándar de Codificación</w:t>
            </w:r>
            <w:r w:rsidR="00906B36">
              <w:rPr>
                <w:noProof/>
                <w:webHidden/>
              </w:rPr>
              <w:tab/>
            </w:r>
            <w:r w:rsidR="00906B36">
              <w:rPr>
                <w:noProof/>
                <w:webHidden/>
              </w:rPr>
              <w:fldChar w:fldCharType="begin"/>
            </w:r>
            <w:r w:rsidR="00906B36">
              <w:rPr>
                <w:noProof/>
                <w:webHidden/>
              </w:rPr>
              <w:instrText xml:space="preserve"> PAGEREF _Toc479369629 \h </w:instrText>
            </w:r>
          </w:ins>
          <w:r w:rsidR="00906B36">
            <w:rPr>
              <w:noProof/>
              <w:webHidden/>
            </w:rPr>
          </w:r>
          <w:r w:rsidR="00906B36">
            <w:rPr>
              <w:noProof/>
              <w:webHidden/>
            </w:rPr>
            <w:fldChar w:fldCharType="separate"/>
          </w:r>
          <w:ins w:id="12" w:author="jesus enrique flores nestozo" w:date="2017-04-07T23:05:00Z">
            <w:r w:rsidR="00906B36">
              <w:rPr>
                <w:noProof/>
                <w:webHidden/>
              </w:rPr>
              <w:t>2</w:t>
            </w:r>
            <w:r w:rsidR="00906B36">
              <w:rPr>
                <w:noProof/>
                <w:webHidden/>
              </w:rPr>
              <w:fldChar w:fldCharType="end"/>
            </w:r>
            <w:r w:rsidR="00906B36"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1"/>
            <w:tabs>
              <w:tab w:val="right" w:leader="dot" w:pos="8494"/>
            </w:tabs>
            <w:rPr>
              <w:ins w:id="13" w:author="jesus enrique flores nestozo" w:date="2017-04-07T23:05:00Z"/>
              <w:rFonts w:cstheme="minorBidi"/>
              <w:noProof/>
            </w:rPr>
          </w:pPr>
          <w:ins w:id="14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"_Toc479369630"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MODELOS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_Toc479369630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5" w:author="jesus enrique flores nestozo" w:date="2017-04-07T23:0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2"/>
            <w:tabs>
              <w:tab w:val="right" w:leader="dot" w:pos="8494"/>
            </w:tabs>
            <w:rPr>
              <w:ins w:id="16" w:author="jesus enrique flores nestozo" w:date="2017-04-07T23:05:00Z"/>
              <w:rFonts w:cstheme="minorBidi"/>
              <w:noProof/>
            </w:rPr>
          </w:pPr>
          <w:ins w:id="17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"_Toc479369631"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_Toc479369631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8" w:author="jesus enrique flores nestozo" w:date="2017-04-07T23:0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2"/>
            <w:tabs>
              <w:tab w:val="right" w:leader="dot" w:pos="8494"/>
            </w:tabs>
            <w:rPr>
              <w:ins w:id="19" w:author="jesus enrique flores nestozo" w:date="2017-04-07T23:05:00Z"/>
              <w:rFonts w:cstheme="minorBidi"/>
              <w:noProof/>
            </w:rPr>
          </w:pPr>
          <w:ins w:id="20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"_Toc479369632"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_Toc479369632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1" w:author="jesus enrique flores nestozo" w:date="2017-04-07T23:05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2"/>
            <w:tabs>
              <w:tab w:val="right" w:leader="dot" w:pos="8494"/>
            </w:tabs>
            <w:rPr>
              <w:ins w:id="22" w:author="jesus enrique flores nestozo" w:date="2017-04-07T23:05:00Z"/>
              <w:rFonts w:cstheme="minorBidi"/>
              <w:noProof/>
            </w:rPr>
          </w:pPr>
          <w:ins w:id="23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"_Toc479369633"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DIAGRAMAS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_Toc479369633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4" w:author="jesus enrique flores nestozo" w:date="2017-04-07T23:05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1"/>
            <w:tabs>
              <w:tab w:val="right" w:leader="dot" w:pos="8494"/>
            </w:tabs>
            <w:rPr>
              <w:ins w:id="25" w:author="jesus enrique flores nestozo" w:date="2017-04-07T23:05:00Z"/>
              <w:rFonts w:cstheme="minorBidi"/>
              <w:noProof/>
            </w:rPr>
          </w:pPr>
          <w:ins w:id="26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"_Toc479369634"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_Toc479369634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7" w:author="jesus enrique flores nestozo" w:date="2017-04-07T23:05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2"/>
            <w:tabs>
              <w:tab w:val="right" w:leader="dot" w:pos="8494"/>
            </w:tabs>
            <w:rPr>
              <w:ins w:id="28" w:author="jesus enrique flores nestozo" w:date="2017-04-07T23:05:00Z"/>
              <w:rFonts w:cstheme="minorBidi"/>
              <w:noProof/>
            </w:rPr>
          </w:pPr>
          <w:ins w:id="29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"_Toc479369635"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DIAGRAMA DE ENTIDAD RELACION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_Toc479369635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0" w:author="jesus enrique flores nestozo" w:date="2017-04-07T23:05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1"/>
            <w:tabs>
              <w:tab w:val="right" w:leader="dot" w:pos="8494"/>
            </w:tabs>
            <w:rPr>
              <w:ins w:id="31" w:author="jesus enrique flores nestozo" w:date="2017-04-07T23:05:00Z"/>
              <w:rFonts w:cstheme="minorBidi"/>
              <w:noProof/>
            </w:rPr>
          </w:pPr>
          <w:ins w:id="32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"_Toc479369636"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_Toc479369636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3" w:author="jesus enrique flores nestozo" w:date="2017-04-07T23:05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2"/>
            <w:tabs>
              <w:tab w:val="right" w:leader="dot" w:pos="8494"/>
            </w:tabs>
            <w:rPr>
              <w:ins w:id="34" w:author="jesus enrique flores nestozo" w:date="2017-04-07T23:05:00Z"/>
              <w:rFonts w:cstheme="minorBidi"/>
              <w:noProof/>
            </w:rPr>
          </w:pPr>
          <w:ins w:id="35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"_Toc479369637"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PROTOTIPO DE CU RESERVAR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_Toc479369637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6" w:author="jesus enrique flores nestozo" w:date="2017-04-07T23:05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2"/>
            <w:tabs>
              <w:tab w:val="right" w:leader="dot" w:pos="8494"/>
            </w:tabs>
            <w:rPr>
              <w:ins w:id="37" w:author="jesus enrique flores nestozo" w:date="2017-04-07T23:05:00Z"/>
              <w:rFonts w:cstheme="minorBidi"/>
              <w:noProof/>
            </w:rPr>
          </w:pPr>
          <w:ins w:id="38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"_Toc479369638"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PROTOTIPO DE CU EDITAR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_Toc479369638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9" w:author="jesus enrique flores nestozo" w:date="2017-04-07T23:05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1"/>
            <w:tabs>
              <w:tab w:val="right" w:leader="dot" w:pos="8494"/>
            </w:tabs>
            <w:rPr>
              <w:ins w:id="40" w:author="jesus enrique flores nestozo" w:date="2017-04-07T23:05:00Z"/>
              <w:rFonts w:cstheme="minorBidi"/>
              <w:noProof/>
            </w:rPr>
          </w:pPr>
          <w:ins w:id="41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"_Toc479369639"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PROPUESTAS DE CAPA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_Toc479369639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2" w:author="jesus enrique flores nestozo" w:date="2017-04-07T23:05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1"/>
            <w:tabs>
              <w:tab w:val="right" w:leader="dot" w:pos="8494"/>
            </w:tabs>
            <w:rPr>
              <w:ins w:id="43" w:author="jesus enrique flores nestozo" w:date="2017-04-07T23:05:00Z"/>
              <w:rFonts w:cstheme="minorBidi"/>
              <w:noProof/>
            </w:rPr>
          </w:pPr>
          <w:ins w:id="44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"_Toc479369640"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_Toc479369640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5" w:author="jesus enrique flores nestozo" w:date="2017-04-07T23:05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906B36" w:rsidRDefault="00906B36">
          <w:pPr>
            <w:pStyle w:val="TDC1"/>
            <w:tabs>
              <w:tab w:val="right" w:leader="dot" w:pos="8494"/>
            </w:tabs>
            <w:rPr>
              <w:ins w:id="46" w:author="jesus enrique flores nestozo" w:date="2017-04-07T23:05:00Z"/>
              <w:rFonts w:cstheme="minorBidi"/>
              <w:noProof/>
            </w:rPr>
          </w:pPr>
          <w:ins w:id="47" w:author="jesus enrique flores nestozo" w:date="2017-04-07T23:05:00Z">
            <w:r w:rsidRPr="00F35F5F">
              <w:rPr>
                <w:rStyle w:val="Hipervnculo"/>
                <w:noProof/>
              </w:rPr>
              <w:fldChar w:fldCharType="begin"/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>
              <w:rPr>
                <w:noProof/>
              </w:rPr>
              <w:instrText>HYPERLINK \l "_Toc479369641"</w:instrText>
            </w:r>
            <w:r w:rsidRPr="00F35F5F">
              <w:rPr>
                <w:rStyle w:val="Hipervnculo"/>
                <w:noProof/>
              </w:rPr>
              <w:instrText xml:space="preserve"> </w:instrText>
            </w:r>
            <w:r w:rsidRPr="00F35F5F">
              <w:rPr>
                <w:rStyle w:val="Hipervnculo"/>
                <w:noProof/>
              </w:rPr>
              <w:fldChar w:fldCharType="separate"/>
            </w:r>
            <w:r w:rsidRPr="00F35F5F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_Toc479369641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8" w:author="jesus enrique flores nestozo" w:date="2017-04-07T23:05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F35F5F">
              <w:rPr>
                <w:rStyle w:val="Hipervnculo"/>
                <w:noProof/>
              </w:rPr>
              <w:fldChar w:fldCharType="end"/>
            </w:r>
          </w:ins>
        </w:p>
        <w:p w:rsidR="00273202" w:rsidDel="00906B36" w:rsidRDefault="00273202">
          <w:pPr>
            <w:pStyle w:val="TDC1"/>
            <w:tabs>
              <w:tab w:val="right" w:leader="dot" w:pos="8494"/>
            </w:tabs>
            <w:rPr>
              <w:del w:id="49" w:author="jesus enrique flores nestozo" w:date="2017-04-07T23:02:00Z"/>
              <w:rFonts w:cstheme="minorBidi"/>
              <w:noProof/>
            </w:rPr>
          </w:pPr>
          <w:del w:id="50" w:author="jesus enrique flores nestozo" w:date="2017-04-07T23:02:00Z">
            <w:r w:rsidRPr="00906B36" w:rsidDel="00906B36">
              <w:rPr>
                <w:rStyle w:val="Hipervnculo"/>
                <w:noProof/>
              </w:rPr>
              <w:delText>Estándar de Codificación</w:delText>
            </w:r>
            <w:r w:rsidDel="00906B36">
              <w:rPr>
                <w:noProof/>
                <w:webHidden/>
              </w:rPr>
              <w:tab/>
              <w:delText>3</w:delText>
            </w:r>
          </w:del>
        </w:p>
        <w:p w:rsidR="00273202" w:rsidDel="00906B36" w:rsidRDefault="00273202">
          <w:pPr>
            <w:pStyle w:val="TDC1"/>
            <w:tabs>
              <w:tab w:val="right" w:leader="dot" w:pos="8494"/>
            </w:tabs>
            <w:rPr>
              <w:del w:id="51" w:author="jesus enrique flores nestozo" w:date="2017-04-07T23:02:00Z"/>
              <w:rFonts w:cstheme="minorBidi"/>
              <w:noProof/>
            </w:rPr>
          </w:pPr>
          <w:del w:id="52" w:author="jesus enrique flores nestozo" w:date="2017-04-07T23:02:00Z">
            <w:r w:rsidRPr="00906B36" w:rsidDel="00906B36">
              <w:rPr>
                <w:rStyle w:val="Hipervnculo"/>
                <w:noProof/>
              </w:rPr>
              <w:delText>MODELOS DE DISEÑO</w:delText>
            </w:r>
            <w:r w:rsidDel="00906B36">
              <w:rPr>
                <w:noProof/>
                <w:webHidden/>
              </w:rPr>
              <w:tab/>
              <w:delText>8</w:delText>
            </w:r>
          </w:del>
        </w:p>
        <w:p w:rsidR="00273202" w:rsidDel="00906B36" w:rsidRDefault="00273202">
          <w:pPr>
            <w:pStyle w:val="TDC2"/>
            <w:tabs>
              <w:tab w:val="right" w:leader="dot" w:pos="8494"/>
            </w:tabs>
            <w:rPr>
              <w:del w:id="53" w:author="jesus enrique flores nestozo" w:date="2017-04-07T23:02:00Z"/>
              <w:rFonts w:cstheme="minorBidi"/>
              <w:noProof/>
            </w:rPr>
          </w:pPr>
          <w:del w:id="54" w:author="jesus enrique flores nestozo" w:date="2017-04-07T23:02:00Z">
            <w:r w:rsidRPr="00906B36" w:rsidDel="00906B36">
              <w:rPr>
                <w:rStyle w:val="Hipervnculo"/>
                <w:noProof/>
              </w:rPr>
              <w:delText>DIAGRAMA DE CASOS DE USO</w:delText>
            </w:r>
            <w:r w:rsidDel="00906B36">
              <w:rPr>
                <w:noProof/>
                <w:webHidden/>
              </w:rPr>
              <w:tab/>
              <w:delText>8</w:delText>
            </w:r>
          </w:del>
        </w:p>
        <w:p w:rsidR="00273202" w:rsidRDefault="00273202">
          <w:pPr>
            <w:rPr>
              <w:ins w:id="55" w:author="jesus enrique flores nestozo" w:date="2017-04-07T22:57:00Z"/>
            </w:rPr>
          </w:pPr>
          <w:ins w:id="56" w:author="jesus enrique flores nestozo" w:date="2017-04-07T22:57:00Z">
            <w:r>
              <w:rPr>
                <w:b/>
                <w:bCs/>
              </w:rPr>
              <w:fldChar w:fldCharType="end"/>
            </w:r>
          </w:ins>
        </w:p>
        <w:customXmlInsRangeStart w:id="57" w:author="jesus enrique flores nestozo" w:date="2017-04-07T22:57:00Z"/>
      </w:sdtContent>
    </w:sdt>
    <w:customXmlInsRangeEnd w:id="57"/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C37B5A" w:rsidRDefault="00C37B5A" w:rsidP="00C37B5A">
      <w:pPr>
        <w:jc w:val="center"/>
        <w:rPr>
          <w:rFonts w:ascii="Times New Roman" w:hAnsi="Times New Roman" w:cs="Times New Roman"/>
          <w:sz w:val="28"/>
        </w:rPr>
      </w:pPr>
    </w:p>
    <w:p w:rsidR="003B6437" w:rsidRDefault="003B6437" w:rsidP="00C37B5A">
      <w:pPr>
        <w:jc w:val="center"/>
        <w:rPr>
          <w:rFonts w:ascii="Times New Roman" w:hAnsi="Times New Roman" w:cs="Times New Roman"/>
          <w:sz w:val="28"/>
        </w:rPr>
      </w:pPr>
    </w:p>
    <w:p w:rsidR="003B6437" w:rsidRDefault="003B6437" w:rsidP="00C37B5A">
      <w:pPr>
        <w:jc w:val="center"/>
        <w:rPr>
          <w:rFonts w:ascii="Times New Roman" w:hAnsi="Times New Roman" w:cs="Times New Roman"/>
          <w:sz w:val="28"/>
        </w:rPr>
      </w:pPr>
    </w:p>
    <w:p w:rsidR="003B6437" w:rsidRDefault="003B6437" w:rsidP="00C37B5A">
      <w:pPr>
        <w:jc w:val="center"/>
        <w:rPr>
          <w:rFonts w:ascii="Times New Roman" w:hAnsi="Times New Roman" w:cs="Times New Roman"/>
          <w:sz w:val="28"/>
        </w:rPr>
      </w:pPr>
    </w:p>
    <w:p w:rsidR="003B6437" w:rsidRDefault="003B6437" w:rsidP="00C37B5A">
      <w:pPr>
        <w:jc w:val="center"/>
        <w:rPr>
          <w:rFonts w:ascii="Times New Roman" w:hAnsi="Times New Roman" w:cs="Times New Roman"/>
          <w:sz w:val="28"/>
        </w:rPr>
      </w:pPr>
    </w:p>
    <w:p w:rsidR="003B6437" w:rsidRDefault="003B6437" w:rsidP="00C37B5A">
      <w:pPr>
        <w:jc w:val="center"/>
        <w:rPr>
          <w:rFonts w:ascii="Times New Roman" w:hAnsi="Times New Roman" w:cs="Times New Roman"/>
          <w:sz w:val="28"/>
        </w:rPr>
      </w:pPr>
    </w:p>
    <w:p w:rsidR="003B6437" w:rsidRDefault="003B6437" w:rsidP="00C37B5A">
      <w:pPr>
        <w:jc w:val="center"/>
        <w:rPr>
          <w:rFonts w:ascii="Times New Roman" w:hAnsi="Times New Roman" w:cs="Times New Roman"/>
          <w:sz w:val="28"/>
        </w:rPr>
      </w:pPr>
    </w:p>
    <w:p w:rsidR="003B6437" w:rsidDel="00906B36" w:rsidRDefault="003B6437" w:rsidP="00C37B5A">
      <w:pPr>
        <w:jc w:val="center"/>
        <w:rPr>
          <w:del w:id="58" w:author="jesus enrique flores nestozo" w:date="2017-04-07T23:03:00Z"/>
          <w:rFonts w:ascii="Times New Roman" w:hAnsi="Times New Roman" w:cs="Times New Roman"/>
          <w:sz w:val="28"/>
        </w:rPr>
      </w:pPr>
    </w:p>
    <w:p w:rsidR="003B6437" w:rsidRDefault="003B6437" w:rsidP="00C37B5A">
      <w:pPr>
        <w:jc w:val="center"/>
        <w:rPr>
          <w:rFonts w:ascii="Times New Roman" w:hAnsi="Times New Roman" w:cs="Times New Roman"/>
          <w:sz w:val="28"/>
        </w:rPr>
      </w:pPr>
    </w:p>
    <w:p w:rsidR="003B6437" w:rsidRDefault="003B6437" w:rsidP="00C37B5A">
      <w:pPr>
        <w:jc w:val="center"/>
        <w:rPr>
          <w:rFonts w:ascii="Times New Roman" w:hAnsi="Times New Roman" w:cs="Times New Roman"/>
          <w:sz w:val="28"/>
        </w:rPr>
      </w:pPr>
    </w:p>
    <w:p w:rsidR="003B6437" w:rsidDel="00906B36" w:rsidRDefault="003B6437" w:rsidP="00C37B5A">
      <w:pPr>
        <w:jc w:val="center"/>
        <w:rPr>
          <w:del w:id="59" w:author="jesus enrique flores nestozo" w:date="2017-04-07T23:03:00Z"/>
          <w:rFonts w:ascii="Times New Roman" w:hAnsi="Times New Roman" w:cs="Times New Roman"/>
          <w:sz w:val="28"/>
        </w:rPr>
      </w:pPr>
    </w:p>
    <w:p w:rsidR="003B6437" w:rsidDel="00906B36" w:rsidRDefault="003B6437" w:rsidP="00C37B5A">
      <w:pPr>
        <w:jc w:val="center"/>
        <w:rPr>
          <w:del w:id="60" w:author="jesus enrique flores nestozo" w:date="2017-04-07T23:03:00Z"/>
          <w:rFonts w:ascii="Times New Roman" w:hAnsi="Times New Roman" w:cs="Times New Roman"/>
          <w:sz w:val="28"/>
        </w:rPr>
      </w:pPr>
    </w:p>
    <w:p w:rsidR="003B6437" w:rsidDel="00906B36" w:rsidRDefault="003B6437" w:rsidP="00C37B5A">
      <w:pPr>
        <w:jc w:val="center"/>
        <w:rPr>
          <w:del w:id="61" w:author="jesus enrique flores nestozo" w:date="2017-04-07T23:03:00Z"/>
          <w:rFonts w:ascii="Times New Roman" w:hAnsi="Times New Roman" w:cs="Times New Roman"/>
          <w:sz w:val="28"/>
        </w:rPr>
      </w:pPr>
    </w:p>
    <w:p w:rsidR="003B6437" w:rsidDel="00906B36" w:rsidRDefault="003B6437" w:rsidP="00C37B5A">
      <w:pPr>
        <w:jc w:val="center"/>
        <w:rPr>
          <w:del w:id="62" w:author="jesus enrique flores nestozo" w:date="2017-04-07T23:03:00Z"/>
          <w:rFonts w:ascii="Times New Roman" w:hAnsi="Times New Roman" w:cs="Times New Roman"/>
          <w:sz w:val="28"/>
        </w:rPr>
      </w:pPr>
    </w:p>
    <w:p w:rsidR="003B6437" w:rsidDel="00906B36" w:rsidRDefault="003B6437" w:rsidP="00C37B5A">
      <w:pPr>
        <w:jc w:val="center"/>
        <w:rPr>
          <w:del w:id="63" w:author="jesus enrique flores nestozo" w:date="2017-04-07T23:03:00Z"/>
          <w:rFonts w:ascii="Times New Roman" w:hAnsi="Times New Roman" w:cs="Times New Roman"/>
          <w:sz w:val="28"/>
        </w:rPr>
      </w:pPr>
    </w:p>
    <w:p w:rsidR="003B6437" w:rsidDel="00906B36" w:rsidRDefault="003B6437" w:rsidP="00C37B5A">
      <w:pPr>
        <w:jc w:val="center"/>
        <w:rPr>
          <w:del w:id="64" w:author="jesus enrique flores nestozo" w:date="2017-04-07T23:03:00Z"/>
          <w:rFonts w:ascii="Times New Roman" w:hAnsi="Times New Roman" w:cs="Times New Roman"/>
          <w:sz w:val="28"/>
        </w:rPr>
      </w:pPr>
    </w:p>
    <w:p w:rsidR="003B6437" w:rsidDel="00906B36" w:rsidRDefault="003B6437" w:rsidP="00C37B5A">
      <w:pPr>
        <w:jc w:val="center"/>
        <w:rPr>
          <w:del w:id="65" w:author="jesus enrique flores nestozo" w:date="2017-04-07T23:03:00Z"/>
          <w:rFonts w:ascii="Times New Roman" w:hAnsi="Times New Roman" w:cs="Times New Roman"/>
          <w:sz w:val="28"/>
        </w:rPr>
      </w:pPr>
    </w:p>
    <w:p w:rsidR="003B6437" w:rsidDel="00906B36" w:rsidRDefault="003B6437" w:rsidP="00C37B5A">
      <w:pPr>
        <w:jc w:val="center"/>
        <w:rPr>
          <w:del w:id="66" w:author="jesus enrique flores nestozo" w:date="2017-04-07T23:03:00Z"/>
          <w:rFonts w:ascii="Times New Roman" w:hAnsi="Times New Roman" w:cs="Times New Roman"/>
          <w:sz w:val="28"/>
        </w:rPr>
      </w:pPr>
    </w:p>
    <w:p w:rsidR="003B6437" w:rsidDel="00906B36" w:rsidRDefault="003B6437" w:rsidP="00C37B5A">
      <w:pPr>
        <w:jc w:val="center"/>
        <w:rPr>
          <w:del w:id="67" w:author="jesus enrique flores nestozo" w:date="2017-04-07T23:03:00Z"/>
          <w:rFonts w:ascii="Times New Roman" w:hAnsi="Times New Roman" w:cs="Times New Roman"/>
          <w:sz w:val="28"/>
        </w:rPr>
      </w:pPr>
    </w:p>
    <w:p w:rsidR="003B6437" w:rsidRDefault="003B6437">
      <w:pPr>
        <w:tabs>
          <w:tab w:val="left" w:pos="5415"/>
        </w:tabs>
        <w:rPr>
          <w:rFonts w:ascii="Times New Roman" w:hAnsi="Times New Roman" w:cs="Times New Roman"/>
          <w:sz w:val="28"/>
        </w:rPr>
        <w:pPrChange w:id="68" w:author="jesus enrique flores nestozo" w:date="2017-04-07T23:03:00Z">
          <w:pPr>
            <w:jc w:val="center"/>
          </w:pPr>
        </w:pPrChange>
      </w:pPr>
    </w:p>
    <w:p w:rsidR="003B6437" w:rsidRDefault="003B6437" w:rsidP="00C37B5A">
      <w:pPr>
        <w:jc w:val="center"/>
        <w:rPr>
          <w:rFonts w:ascii="Times New Roman" w:hAnsi="Times New Roman" w:cs="Times New Roman"/>
          <w:sz w:val="28"/>
        </w:rPr>
      </w:pPr>
    </w:p>
    <w:p w:rsidR="009313E3" w:rsidRPr="009313E3" w:rsidRDefault="009313E3">
      <w:pPr>
        <w:pStyle w:val="Ttulo1"/>
        <w:jc w:val="center"/>
        <w:rPr>
          <w:ins w:id="69" w:author="fernando manuel guzman aja" w:date="2017-04-07T19:12:00Z"/>
          <w:rPrChange w:id="70" w:author="fernando manuel guzman aja" w:date="2017-04-07T19:12:00Z">
            <w:rPr>
              <w:ins w:id="71" w:author="fernando manuel guzman aja" w:date="2017-04-07T19:12:00Z"/>
              <w:b/>
              <w:sz w:val="40"/>
              <w:szCs w:val="40"/>
            </w:rPr>
          </w:rPrChange>
        </w:rPr>
        <w:pPrChange w:id="72" w:author="jesus enrique flores nestozo" w:date="2017-04-07T22:55:00Z">
          <w:pPr>
            <w:jc w:val="center"/>
          </w:pPr>
        </w:pPrChange>
      </w:pPr>
      <w:bookmarkStart w:id="73" w:name="_Toc479369629"/>
      <w:ins w:id="74" w:author="fernando manuel guzman aja" w:date="2017-04-07T19:08:00Z">
        <w:r w:rsidRPr="009313E3">
          <w:rPr>
            <w:rPrChange w:id="75" w:author="fernando manuel guzman aja" w:date="2017-04-07T19:12:00Z">
              <w:rPr>
                <w:b/>
                <w:sz w:val="36"/>
              </w:rPr>
            </w:rPrChange>
          </w:rPr>
          <w:lastRenderedPageBreak/>
          <w:t>Estándar de Codificación</w:t>
        </w:r>
      </w:ins>
      <w:bookmarkEnd w:id="73"/>
    </w:p>
    <w:p w:rsidR="009313E3" w:rsidRPr="009313E3" w:rsidRDefault="009313E3" w:rsidP="009313E3">
      <w:pPr>
        <w:jc w:val="center"/>
        <w:rPr>
          <w:ins w:id="76" w:author="fernando manuel guzman aja" w:date="2017-04-07T19:08:00Z"/>
          <w:rFonts w:ascii="Times New Roman" w:hAnsi="Times New Roman" w:cs="Times New Roman"/>
          <w:b/>
          <w:sz w:val="40"/>
          <w:szCs w:val="40"/>
          <w:rPrChange w:id="77" w:author="fernando manuel guzman aja" w:date="2017-04-07T19:12:00Z">
            <w:rPr>
              <w:ins w:id="78" w:author="fernando manuel guzman aja" w:date="2017-04-07T19:08:00Z"/>
              <w:b/>
              <w:sz w:val="36"/>
            </w:rPr>
          </w:rPrChange>
        </w:rPr>
      </w:pPr>
    </w:p>
    <w:tbl>
      <w:tblPr>
        <w:tblW w:w="9468" w:type="dxa"/>
        <w:jc w:val="center"/>
        <w:tblLayout w:type="fixed"/>
        <w:tblLook w:val="0000" w:firstRow="0" w:lastRow="0" w:firstColumn="0" w:lastColumn="0" w:noHBand="0" w:noVBand="0"/>
        <w:tblPrChange w:id="79" w:author="fernando manuel guzman aja" w:date="2017-04-07T19:09:00Z">
          <w:tblPr>
            <w:tblW w:w="0" w:type="auto"/>
            <w:jc w:val="center"/>
            <w:tblLayout w:type="fixed"/>
            <w:tblLook w:val="0000" w:firstRow="0" w:lastRow="0" w:firstColumn="0" w:lastColumn="0" w:noHBand="0" w:noVBand="0"/>
          </w:tblPr>
        </w:tblPrChange>
      </w:tblPr>
      <w:tblGrid>
        <w:gridCol w:w="2016"/>
        <w:gridCol w:w="7452"/>
        <w:tblGridChange w:id="80">
          <w:tblGrid>
            <w:gridCol w:w="2016"/>
            <w:gridCol w:w="7452"/>
          </w:tblGrid>
        </w:tblGridChange>
      </w:tblGrid>
      <w:tr w:rsidR="009313E3" w:rsidRPr="009313E3" w:rsidTr="009313E3">
        <w:trPr>
          <w:cantSplit/>
          <w:jc w:val="center"/>
          <w:ins w:id="81" w:author="fernando manuel guzman aja" w:date="2017-04-07T19:08:00Z"/>
          <w:trPrChange w:id="82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</w:tcBorders>
            <w:tcPrChange w:id="83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84" w:author="fernando manuel guzman aja" w:date="2017-04-07T19:08:00Z"/>
                <w:rFonts w:ascii="Times New Roman" w:hAnsi="Times New Roman" w:cs="Times New Roman"/>
                <w:sz w:val="20"/>
                <w:rPrChange w:id="85" w:author="fernando manuel guzman aja" w:date="2017-04-07T19:12:00Z">
                  <w:rPr>
                    <w:ins w:id="86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8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8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Propósito</w:t>
              </w:r>
            </w:ins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89" w:author="fernando manuel guzman aja" w:date="2017-04-07T19:09:00Z">
              <w:tcPr>
                <w:tcW w:w="7452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90" w:author="fernando manuel guzman aja" w:date="2017-04-07T19:08:00Z"/>
                <w:rFonts w:ascii="Times New Roman" w:hAnsi="Times New Roman" w:cs="Times New Roman"/>
                <w:sz w:val="20"/>
                <w:rPrChange w:id="91" w:author="fernando manuel guzman aja" w:date="2017-04-07T19:12:00Z">
                  <w:rPr>
                    <w:ins w:id="9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3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4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Definir un estándar de las técnicas de programación para la experiencia educativa de Principios de construcción de software para el lenguaje JAVA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5" w:author="fernando manuel guzman aja" w:date="2017-04-07T19:08:00Z"/>
                <w:rFonts w:ascii="Times New Roman" w:hAnsi="Times New Roman" w:cs="Times New Roman"/>
                <w:sz w:val="20"/>
                <w:rPrChange w:id="96" w:author="fernando manuel guzman aja" w:date="2017-04-07T19:12:00Z">
                  <w:rPr>
                    <w:ins w:id="9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</w:tc>
      </w:tr>
      <w:tr w:rsidR="009313E3" w:rsidRPr="009313E3" w:rsidTr="009313E3">
        <w:trPr>
          <w:cantSplit/>
          <w:jc w:val="center"/>
          <w:ins w:id="98" w:author="fernando manuel guzman aja" w:date="2017-04-07T19:08:00Z"/>
          <w:trPrChange w:id="99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</w:tcBorders>
            <w:tcPrChange w:id="100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01" w:author="fernando manuel guzman aja" w:date="2017-04-07T19:08:00Z"/>
                <w:rFonts w:ascii="Times New Roman" w:hAnsi="Times New Roman" w:cs="Times New Roman"/>
                <w:sz w:val="20"/>
                <w:rPrChange w:id="102" w:author="fernando manuel guzman aja" w:date="2017-04-07T19:12:00Z">
                  <w:rPr>
                    <w:ins w:id="103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10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05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Cabecera del programa</w:t>
              </w:r>
            </w:ins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106" w:author="fernando manuel guzman aja" w:date="2017-04-07T19:09:00Z">
              <w:tcPr>
                <w:tcW w:w="7452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07" w:author="fernando manuel guzman aja" w:date="2017-04-07T19:08:00Z"/>
                <w:rFonts w:ascii="Times New Roman" w:hAnsi="Times New Roman" w:cs="Times New Roman"/>
                <w:sz w:val="20"/>
                <w:rPrChange w:id="108" w:author="fernando manuel guzman aja" w:date="2017-04-07T19:12:00Z">
                  <w:rPr>
                    <w:ins w:id="10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Todas las páginas de código deben incluir un encabezado descriptivo del software.</w:t>
              </w:r>
            </w:ins>
          </w:p>
        </w:tc>
      </w:tr>
      <w:tr w:rsidR="009313E3" w:rsidRPr="009313E3" w:rsidTr="009313E3">
        <w:trPr>
          <w:cantSplit/>
          <w:jc w:val="center"/>
          <w:ins w:id="112" w:author="fernando manuel guzman aja" w:date="2017-04-07T19:08:00Z"/>
          <w:trPrChange w:id="113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tcPrChange w:id="114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15" w:author="fernando manuel guzman aja" w:date="2017-04-07T19:08:00Z"/>
                <w:rFonts w:ascii="Times New Roman" w:hAnsi="Times New Roman" w:cs="Times New Roman"/>
                <w:sz w:val="20"/>
                <w:rPrChange w:id="116" w:author="fernando manuel guzman aja" w:date="2017-04-07T19:12:00Z">
                  <w:rPr>
                    <w:ins w:id="117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11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9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Formato de Cabecera</w:t>
              </w:r>
            </w:ins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120" w:author="fernando manuel guzman aja" w:date="2017-04-07T19:09:00Z">
              <w:tcPr>
                <w:tcW w:w="7452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21" w:author="fernando manuel guzman aja" w:date="2017-04-07T19:08:00Z"/>
                <w:rFonts w:ascii="Times New Roman" w:hAnsi="Times New Roman" w:cs="Times New Roman"/>
                <w:sz w:val="20"/>
                <w:rPrChange w:id="122" w:author="fernando manuel guzman aja" w:date="2017-04-07T19:12:00Z">
                  <w:rPr>
                    <w:ins w:id="12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2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25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/*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26" w:author="fernando manuel guzman aja" w:date="2017-04-07T19:08:00Z"/>
                <w:rFonts w:ascii="Times New Roman" w:hAnsi="Times New Roman" w:cs="Times New Roman"/>
                <w:sz w:val="20"/>
                <w:rPrChange w:id="127" w:author="fernando manuel guzman aja" w:date="2017-04-07T19:12:00Z">
                  <w:rPr>
                    <w:ins w:id="128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29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30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############################################################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31" w:author="fernando manuel guzman aja" w:date="2017-04-07T19:08:00Z"/>
                <w:rFonts w:ascii="Times New Roman" w:hAnsi="Times New Roman" w:cs="Times New Roman"/>
                <w:sz w:val="20"/>
                <w:rPrChange w:id="132" w:author="fernando manuel guzman aja" w:date="2017-04-07T19:12:00Z">
                  <w:rPr>
                    <w:ins w:id="13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3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35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Nombre del proyecto: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36" w:author="fernando manuel guzman aja" w:date="2017-04-07T19:08:00Z"/>
                <w:rFonts w:ascii="Times New Roman" w:hAnsi="Times New Roman" w:cs="Times New Roman"/>
                <w:sz w:val="20"/>
                <w:rPrChange w:id="137" w:author="fernando manuel guzman aja" w:date="2017-04-07T19:12:00Z">
                  <w:rPr>
                    <w:ins w:id="138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139" w:author="fernando manuel guzman aja" w:date="2017-04-07T19:08:00Z"/>
                <w:rFonts w:ascii="Times New Roman" w:hAnsi="Times New Roman" w:cs="Times New Roman"/>
                <w:sz w:val="20"/>
                <w:rPrChange w:id="140" w:author="fernando manuel guzman aja" w:date="2017-04-07T19:12:00Z">
                  <w:rPr>
                    <w:ins w:id="14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4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43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Nombre de la paquetería: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44" w:author="fernando manuel guzman aja" w:date="2017-04-07T19:08:00Z"/>
                <w:rFonts w:ascii="Times New Roman" w:hAnsi="Times New Roman" w:cs="Times New Roman"/>
                <w:sz w:val="20"/>
                <w:rPrChange w:id="145" w:author="fernando manuel guzman aja" w:date="2017-04-07T19:12:00Z">
                  <w:rPr>
                    <w:ins w:id="14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147" w:author="fernando manuel guzman aja" w:date="2017-04-07T19:08:00Z"/>
                <w:rFonts w:ascii="Times New Roman" w:hAnsi="Times New Roman" w:cs="Times New Roman"/>
                <w:sz w:val="20"/>
                <w:rPrChange w:id="148" w:author="fernando manuel guzman aja" w:date="2017-04-07T19:12:00Z">
                  <w:rPr>
                    <w:ins w:id="14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5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5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Importaciones: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52" w:author="fernando manuel guzman aja" w:date="2017-04-07T19:08:00Z"/>
                <w:rFonts w:ascii="Times New Roman" w:hAnsi="Times New Roman" w:cs="Times New Roman"/>
                <w:sz w:val="20"/>
                <w:rPrChange w:id="153" w:author="fernando manuel guzman aja" w:date="2017-04-07T19:12:00Z">
                  <w:rPr>
                    <w:ins w:id="15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155" w:author="fernando manuel guzman aja" w:date="2017-04-07T19:08:00Z"/>
                <w:rFonts w:ascii="Times New Roman" w:hAnsi="Times New Roman" w:cs="Times New Roman"/>
                <w:sz w:val="20"/>
                <w:rPrChange w:id="156" w:author="fernando manuel guzman aja" w:date="2017-04-07T19:12:00Z">
                  <w:rPr>
                    <w:ins w:id="15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5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5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Declaración de la clase: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60" w:author="fernando manuel guzman aja" w:date="2017-04-07T19:08:00Z"/>
                <w:rFonts w:ascii="Times New Roman" w:hAnsi="Times New Roman" w:cs="Times New Roman"/>
                <w:sz w:val="20"/>
                <w:rPrChange w:id="161" w:author="fernando manuel guzman aja" w:date="2017-04-07T19:12:00Z">
                  <w:rPr>
                    <w:ins w:id="16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63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64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Descripción de la clase: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65" w:author="fernando manuel guzman aja" w:date="2017-04-07T19:08:00Z"/>
                <w:rFonts w:ascii="Times New Roman" w:hAnsi="Times New Roman" w:cs="Times New Roman"/>
                <w:sz w:val="20"/>
                <w:rPrChange w:id="166" w:author="fernando manuel guzman aja" w:date="2017-04-07T19:12:00Z">
                  <w:rPr>
                    <w:ins w:id="16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168" w:author="fernando manuel guzman aja" w:date="2017-04-07T19:08:00Z"/>
                <w:rFonts w:ascii="Times New Roman" w:hAnsi="Times New Roman" w:cs="Times New Roman"/>
                <w:sz w:val="20"/>
                <w:rPrChange w:id="169" w:author="fernando manuel guzman aja" w:date="2017-04-07T19:12:00Z">
                  <w:rPr>
                    <w:ins w:id="17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7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72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Nombre de desarrollador: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73" w:author="fernando manuel guzman aja" w:date="2017-04-07T19:08:00Z"/>
                <w:rFonts w:ascii="Times New Roman" w:hAnsi="Times New Roman" w:cs="Times New Roman"/>
                <w:sz w:val="20"/>
                <w:rPrChange w:id="174" w:author="fernando manuel guzman aja" w:date="2017-04-07T19:12:00Z">
                  <w:rPr>
                    <w:ins w:id="17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176" w:author="fernando manuel guzman aja" w:date="2017-04-07T19:08:00Z"/>
                <w:rFonts w:ascii="Times New Roman" w:hAnsi="Times New Roman" w:cs="Times New Roman"/>
                <w:sz w:val="20"/>
                <w:rPrChange w:id="177" w:author="fernando manuel guzman aja" w:date="2017-04-07T19:12:00Z">
                  <w:rPr>
                    <w:ins w:id="178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79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80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Fecha de creación: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81" w:author="fernando manuel guzman aja" w:date="2017-04-07T19:08:00Z"/>
                <w:rFonts w:ascii="Times New Roman" w:hAnsi="Times New Roman" w:cs="Times New Roman"/>
                <w:sz w:val="20"/>
                <w:rPrChange w:id="182" w:author="fernando manuel guzman aja" w:date="2017-04-07T19:12:00Z">
                  <w:rPr>
                    <w:ins w:id="18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8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85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Fecha de última actualización: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86" w:author="fernando manuel guzman aja" w:date="2017-04-07T19:08:00Z"/>
                <w:rFonts w:ascii="Times New Roman" w:hAnsi="Times New Roman" w:cs="Times New Roman"/>
                <w:sz w:val="20"/>
                <w:rPrChange w:id="187" w:author="fernando manuel guzman aja" w:date="2017-04-07T19:12:00Z">
                  <w:rPr>
                    <w:ins w:id="188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89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90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############################################################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91" w:author="fernando manuel guzman aja" w:date="2017-04-07T19:08:00Z"/>
                <w:rFonts w:ascii="Times New Roman" w:hAnsi="Times New Roman" w:cs="Times New Roman"/>
                <w:sz w:val="20"/>
                <w:rPrChange w:id="192" w:author="fernando manuel guzman aja" w:date="2017-04-07T19:12:00Z">
                  <w:rPr>
                    <w:ins w:id="19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9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95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*/</w:t>
              </w:r>
            </w:ins>
          </w:p>
        </w:tc>
      </w:tr>
      <w:tr w:rsidR="009313E3" w:rsidRPr="009313E3" w:rsidTr="009313E3">
        <w:trPr>
          <w:cantSplit/>
          <w:jc w:val="center"/>
          <w:ins w:id="196" w:author="fernando manuel guzman aja" w:date="2017-04-07T19:08:00Z"/>
          <w:trPrChange w:id="197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tcPrChange w:id="198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99" w:author="fernando manuel guzman aja" w:date="2017-04-07T19:08:00Z"/>
                <w:rFonts w:ascii="Times New Roman" w:hAnsi="Times New Roman" w:cs="Times New Roman"/>
                <w:sz w:val="20"/>
                <w:rPrChange w:id="200" w:author="fernando manuel guzman aja" w:date="2017-04-07T19:12:00Z">
                  <w:rPr>
                    <w:ins w:id="201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20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03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Contenido del listado</w:t>
              </w:r>
            </w:ins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204" w:author="fernando manuel guzman aja" w:date="2017-04-07T19:09:00Z">
              <w:tcPr>
                <w:tcW w:w="7452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205" w:author="fernando manuel guzman aja" w:date="2017-04-07T19:08:00Z"/>
                <w:rFonts w:ascii="Times New Roman" w:hAnsi="Times New Roman" w:cs="Times New Roman"/>
                <w:sz w:val="20"/>
                <w:rPrChange w:id="206" w:author="fernando manuel guzman aja" w:date="2017-04-07T19:12:00Z">
                  <w:rPr>
                    <w:ins w:id="20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0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0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Proporciona un resumen del contenido del listado.</w:t>
              </w:r>
            </w:ins>
          </w:p>
        </w:tc>
      </w:tr>
      <w:tr w:rsidR="009313E3" w:rsidRPr="009313E3" w:rsidTr="009313E3">
        <w:trPr>
          <w:cantSplit/>
          <w:jc w:val="center"/>
          <w:ins w:id="210" w:author="fernando manuel guzman aja" w:date="2017-04-07T19:08:00Z"/>
          <w:trPrChange w:id="211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tcPrChange w:id="212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213" w:author="fernando manuel guzman aja" w:date="2017-04-07T19:08:00Z"/>
                <w:rFonts w:ascii="Times New Roman" w:hAnsi="Times New Roman" w:cs="Times New Roman"/>
                <w:sz w:val="20"/>
                <w:rPrChange w:id="214" w:author="fernando manuel guzman aja" w:date="2017-04-07T19:12:00Z">
                  <w:rPr>
                    <w:ins w:id="215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21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17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Instrucciones de reutilización</w:t>
              </w:r>
            </w:ins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218" w:author="fernando manuel guzman aja" w:date="2017-04-07T19:09:00Z">
              <w:tcPr>
                <w:tcW w:w="7452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9313E3">
            <w:pPr>
              <w:numPr>
                <w:ilvl w:val="0"/>
                <w:numId w:val="1"/>
              </w:numPr>
              <w:spacing w:before="40" w:after="40" w:line="240" w:lineRule="auto"/>
              <w:ind w:left="324" w:hanging="324"/>
              <w:rPr>
                <w:ins w:id="219" w:author="fernando manuel guzman aja" w:date="2017-04-07T19:08:00Z"/>
                <w:rFonts w:ascii="Times New Roman" w:hAnsi="Times New Roman" w:cs="Times New Roman"/>
                <w:sz w:val="20"/>
                <w:rPrChange w:id="220" w:author="fernando manuel guzman aja" w:date="2017-04-07T19:12:00Z">
                  <w:rPr>
                    <w:ins w:id="22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2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23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Describe como es usado el programa. Proporciona el formato de declaración, valores de parámetros y tipos, y límites de parámetros.</w:t>
              </w:r>
            </w:ins>
          </w:p>
          <w:p w:rsidR="009313E3" w:rsidRPr="009313E3" w:rsidRDefault="009313E3" w:rsidP="009313E3">
            <w:pPr>
              <w:numPr>
                <w:ilvl w:val="0"/>
                <w:numId w:val="1"/>
              </w:numPr>
              <w:spacing w:before="40" w:after="40" w:line="240" w:lineRule="auto"/>
              <w:ind w:left="324" w:hanging="324"/>
              <w:rPr>
                <w:ins w:id="224" w:author="fernando manuel guzman aja" w:date="2017-04-07T19:08:00Z"/>
                <w:rFonts w:ascii="Times New Roman" w:hAnsi="Times New Roman" w:cs="Times New Roman"/>
                <w:sz w:val="20"/>
                <w:rPrChange w:id="225" w:author="fernando manuel guzman aja" w:date="2017-04-07T19:12:00Z">
                  <w:rPr>
                    <w:ins w:id="22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2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2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Proporciona advertencias de valores ilegales, desbordamiento de condiciones, u otras condiciones que podrían potencialmente resultar en operaciones impropias.</w:t>
              </w:r>
            </w:ins>
          </w:p>
          <w:p w:rsidR="009313E3" w:rsidRPr="009313E3" w:rsidRDefault="009313E3" w:rsidP="00D26165">
            <w:pPr>
              <w:rPr>
                <w:ins w:id="229" w:author="fernando manuel guzman aja" w:date="2017-04-07T19:08:00Z"/>
                <w:rFonts w:ascii="Times New Roman" w:hAnsi="Times New Roman" w:cs="Times New Roman"/>
                <w:sz w:val="20"/>
                <w:rPrChange w:id="230" w:author="fernando manuel guzman aja" w:date="2017-04-07T19:12:00Z">
                  <w:rPr>
                    <w:ins w:id="23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rPr>
                <w:ins w:id="232" w:author="fernando manuel guzman aja" w:date="2017-04-07T19:08:00Z"/>
                <w:rFonts w:ascii="Times New Roman" w:hAnsi="Times New Roman" w:cs="Times New Roman"/>
                <w:sz w:val="20"/>
                <w:rPrChange w:id="233" w:author="fernando manuel guzman aja" w:date="2017-04-07T19:12:00Z">
                  <w:rPr>
                    <w:ins w:id="23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</w:tc>
      </w:tr>
      <w:tr w:rsidR="009313E3" w:rsidRPr="009313E3" w:rsidTr="009313E3">
        <w:trPr>
          <w:cantSplit/>
          <w:trHeight w:val="14737"/>
          <w:jc w:val="center"/>
          <w:ins w:id="235" w:author="fernando manuel guzman aja" w:date="2017-04-07T19:08:00Z"/>
          <w:trPrChange w:id="236" w:author="fernando manuel guzman aja" w:date="2017-04-07T19:09:00Z">
            <w:trPr>
              <w:cantSplit/>
              <w:trHeight w:val="14737"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tcPrChange w:id="237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238" w:author="fernando manuel guzman aja" w:date="2017-04-07T19:08:00Z"/>
                <w:rFonts w:ascii="Times New Roman" w:hAnsi="Times New Roman" w:cs="Times New Roman"/>
                <w:sz w:val="20"/>
                <w:rPrChange w:id="239" w:author="fernando manuel guzman aja" w:date="2017-04-07T19:12:00Z">
                  <w:rPr>
                    <w:ins w:id="240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24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42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lastRenderedPageBreak/>
                <w:t>Identificadores</w:t>
              </w:r>
            </w:ins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243" w:author="fernando manuel guzman aja" w:date="2017-04-07T19:09:00Z">
              <w:tcPr>
                <w:tcW w:w="7452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244" w:author="fernando manuel guzman aja" w:date="2017-04-07T19:08:00Z"/>
                <w:rFonts w:ascii="Times New Roman" w:hAnsi="Times New Roman" w:cs="Times New Roman"/>
                <w:sz w:val="20"/>
                <w:rPrChange w:id="245" w:author="fernando manuel guzman aja" w:date="2017-04-07T19:12:00Z">
                  <w:rPr>
                    <w:ins w:id="24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4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4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1._Convenciones para Variables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249" w:author="fernando manuel guzman aja" w:date="2017-04-07T19:08:00Z"/>
                <w:rFonts w:ascii="Times New Roman" w:hAnsi="Times New Roman" w:cs="Times New Roman"/>
                <w:sz w:val="20"/>
                <w:rPrChange w:id="250" w:author="fernando manuel guzman aja" w:date="2017-04-07T19:12:00Z">
                  <w:rPr>
                    <w:ins w:id="25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252" w:author="fernando manuel guzman aja" w:date="2017-04-07T19:08:00Z"/>
                <w:rFonts w:ascii="Times New Roman" w:hAnsi="Times New Roman" w:cs="Times New Roman"/>
                <w:sz w:val="20"/>
                <w:rPrChange w:id="253" w:author="fernando manuel guzman aja" w:date="2017-04-07T19:12:00Z">
                  <w:rPr>
                    <w:ins w:id="25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5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56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Para la definición de variables se debe tener presente las siguientes consideraciones: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257" w:author="fernando manuel guzman aja" w:date="2017-04-07T19:08:00Z"/>
                <w:rFonts w:ascii="Times New Roman" w:hAnsi="Times New Roman" w:cs="Times New Roman"/>
                <w:sz w:val="20"/>
                <w:rPrChange w:id="258" w:author="fernando manuel guzman aja" w:date="2017-04-07T19:12:00Z">
                  <w:rPr>
                    <w:ins w:id="25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6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61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■Los nombres de las variables deben ser cortos y significativos.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262" w:author="fernando manuel guzman aja" w:date="2017-04-07T19:08:00Z"/>
                <w:rFonts w:ascii="Times New Roman" w:hAnsi="Times New Roman" w:cs="Times New Roman"/>
                <w:sz w:val="20"/>
                <w:rPrChange w:id="263" w:author="fernando manuel guzman aja" w:date="2017-04-07T19:12:00Z">
                  <w:rPr>
                    <w:ins w:id="26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6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66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■La elección de un nombre de variable debe ser mnemotécnica, esto es, diseñado para demostrar el propósito de su uso a cualquier observador.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267" w:author="fernando manuel guzman aja" w:date="2017-04-07T19:08:00Z"/>
                <w:rFonts w:ascii="Times New Roman" w:hAnsi="Times New Roman" w:cs="Times New Roman"/>
                <w:sz w:val="20"/>
                <w:rPrChange w:id="268" w:author="fernando manuel guzman aja" w:date="2017-04-07T19:12:00Z">
                  <w:rPr>
                    <w:ins w:id="26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7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71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 xml:space="preserve">■Los nombres de variables de un solo carácter deben ser evitados, solo usarlo para variables temporales, como i, j o k para estructuras cíclicas 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272" w:author="fernando manuel guzman aja" w:date="2017-04-07T19:08:00Z"/>
                <w:rFonts w:ascii="Times New Roman" w:hAnsi="Times New Roman" w:cs="Times New Roman"/>
                <w:sz w:val="20"/>
                <w:rPrChange w:id="273" w:author="fernando manuel guzman aja" w:date="2017-04-07T19:12:00Z">
                  <w:rPr>
                    <w:ins w:id="27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275" w:author="fernando manuel guzman aja" w:date="2017-04-07T19:08:00Z"/>
                <w:rFonts w:ascii="Times New Roman" w:hAnsi="Times New Roman" w:cs="Times New Roman"/>
                <w:sz w:val="20"/>
                <w:rPrChange w:id="276" w:author="fernando manuel guzman aja" w:date="2017-04-07T19:12:00Z">
                  <w:rPr>
                    <w:ins w:id="27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7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7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Los nombres de variables deben seguir siempre la siguiente estructura: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280" w:author="fernando manuel guzman aja" w:date="2017-04-07T19:08:00Z"/>
                <w:rFonts w:ascii="Times New Roman" w:hAnsi="Times New Roman" w:cs="Times New Roman"/>
                <w:sz w:val="20"/>
                <w:rPrChange w:id="281" w:author="fernando manuel guzman aja" w:date="2017-04-07T19:12:00Z">
                  <w:rPr>
                    <w:ins w:id="28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83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84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&lt;prefijo&gt;&lt;nombre&gt; Donde: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285" w:author="fernando manuel guzman aja" w:date="2017-04-07T19:08:00Z"/>
                <w:rFonts w:ascii="Times New Roman" w:hAnsi="Times New Roman" w:cs="Times New Roman"/>
                <w:sz w:val="20"/>
                <w:rPrChange w:id="286" w:author="fernando manuel guzman aja" w:date="2017-04-07T19:12:00Z">
                  <w:rPr>
                    <w:ins w:id="28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8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8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&lt;prefijo&gt;          Describe el tipo de dato de la variable.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290" w:author="fernando manuel guzman aja" w:date="2017-04-07T19:08:00Z"/>
                <w:rFonts w:ascii="Times New Roman" w:hAnsi="Times New Roman" w:cs="Times New Roman"/>
                <w:sz w:val="20"/>
                <w:rPrChange w:id="291" w:author="fernando manuel guzman aja" w:date="2017-04-07T19:12:00Z">
                  <w:rPr>
                    <w:ins w:id="29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293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294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&lt;nombre&gt;        Describe la variable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295" w:author="fernando manuel guzman aja" w:date="2017-04-07T19:08:00Z"/>
                <w:rFonts w:ascii="Times New Roman" w:hAnsi="Times New Roman" w:cs="Times New Roman"/>
                <w:sz w:val="20"/>
                <w:rPrChange w:id="296" w:author="fernando manuel guzman aja" w:date="2017-04-07T19:12:00Z">
                  <w:rPr>
                    <w:ins w:id="29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298" w:author="fernando manuel guzman aja" w:date="2017-04-07T19:08:00Z"/>
                <w:rFonts w:ascii="Times New Roman" w:hAnsi="Times New Roman" w:cs="Times New Roman"/>
                <w:sz w:val="20"/>
                <w:rPrChange w:id="299" w:author="fernando manuel guzman aja" w:date="2017-04-07T19:12:00Z">
                  <w:rPr>
                    <w:ins w:id="30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30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302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La siguiente tabla define los prefijos para los nombres de las variables:</w:t>
              </w:r>
            </w:ins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07"/>
              <w:gridCol w:w="2407"/>
              <w:gridCol w:w="2407"/>
            </w:tblGrid>
            <w:tr w:rsidR="009313E3" w:rsidRPr="009313E3" w:rsidTr="00D26165">
              <w:trPr>
                <w:ins w:id="303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04" w:author="fernando manuel guzman aja" w:date="2017-04-07T19:08:00Z"/>
                      <w:rFonts w:ascii="Times New Roman" w:hAnsi="Times New Roman" w:cs="Times New Roman"/>
                      <w:sz w:val="20"/>
                      <w:rPrChange w:id="305" w:author="fernando manuel guzman aja" w:date="2017-04-07T19:12:00Z">
                        <w:rPr>
                          <w:ins w:id="306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07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08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Tipo de Dato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09" w:author="fernando manuel guzman aja" w:date="2017-04-07T19:08:00Z"/>
                      <w:rFonts w:ascii="Times New Roman" w:hAnsi="Times New Roman" w:cs="Times New Roman"/>
                      <w:sz w:val="20"/>
                      <w:rPrChange w:id="310" w:author="fernando manuel guzman aja" w:date="2017-04-07T19:12:00Z">
                        <w:rPr>
                          <w:ins w:id="311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12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13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Prefijo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14" w:author="fernando manuel guzman aja" w:date="2017-04-07T19:08:00Z"/>
                      <w:rFonts w:ascii="Times New Roman" w:hAnsi="Times New Roman" w:cs="Times New Roman"/>
                      <w:sz w:val="20"/>
                      <w:rPrChange w:id="315" w:author="fernando manuel guzman aja" w:date="2017-04-07T19:12:00Z">
                        <w:rPr>
                          <w:ins w:id="316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17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18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Ejemplo</w:t>
                    </w:r>
                  </w:ins>
                </w:p>
              </w:tc>
            </w:tr>
            <w:tr w:rsidR="009313E3" w:rsidRPr="009313E3" w:rsidTr="00D26165">
              <w:trPr>
                <w:ins w:id="319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20" w:author="fernando manuel guzman aja" w:date="2017-04-07T19:08:00Z"/>
                      <w:rFonts w:ascii="Times New Roman" w:hAnsi="Times New Roman" w:cs="Times New Roman"/>
                      <w:sz w:val="20"/>
                      <w:rPrChange w:id="321" w:author="fernando manuel guzman aja" w:date="2017-04-07T19:12:00Z">
                        <w:rPr>
                          <w:ins w:id="322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23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24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Números Enteros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25" w:author="fernando manuel guzman aja" w:date="2017-04-07T19:08:00Z"/>
                      <w:rFonts w:ascii="Times New Roman" w:hAnsi="Times New Roman" w:cs="Times New Roman"/>
                      <w:sz w:val="20"/>
                      <w:rPrChange w:id="326" w:author="fernando manuel guzman aja" w:date="2017-04-07T19:12:00Z">
                        <w:rPr>
                          <w:ins w:id="327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28" w:author="fernando manuel guzman aja" w:date="2017-04-07T19:08:00Z"/>
                      <w:rFonts w:ascii="Times New Roman" w:hAnsi="Times New Roman" w:cs="Times New Roman"/>
                      <w:sz w:val="20"/>
                      <w:rPrChange w:id="329" w:author="fernando manuel guzman aja" w:date="2017-04-07T19:12:00Z">
                        <w:rPr>
                          <w:ins w:id="330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</w:p>
              </w:tc>
            </w:tr>
            <w:tr w:rsidR="009313E3" w:rsidRPr="009313E3" w:rsidTr="00D26165">
              <w:trPr>
                <w:ins w:id="331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32" w:author="fernando manuel guzman aja" w:date="2017-04-07T19:08:00Z"/>
                      <w:rFonts w:ascii="Times New Roman" w:hAnsi="Times New Roman" w:cs="Times New Roman"/>
                      <w:sz w:val="20"/>
                      <w:rPrChange w:id="333" w:author="fernando manuel guzman aja" w:date="2017-04-07T19:12:00Z">
                        <w:rPr>
                          <w:ins w:id="334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35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36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byte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630A0D" w:rsidP="00D26165">
                  <w:pPr>
                    <w:spacing w:before="40" w:after="40"/>
                    <w:rPr>
                      <w:ins w:id="337" w:author="fernando manuel guzman aja" w:date="2017-04-07T19:08:00Z"/>
                      <w:rFonts w:ascii="Times New Roman" w:hAnsi="Times New Roman" w:cs="Times New Roman"/>
                      <w:sz w:val="20"/>
                      <w:rPrChange w:id="338" w:author="fernando manuel guzman aja" w:date="2017-04-07T19:12:00Z">
                        <w:rPr>
                          <w:ins w:id="339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40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41" w:author="fernando manuel guzman aja" w:date="2017-04-07T19:12:00Z">
                          <w:rPr>
                            <w:rFonts w:ascii="Times New Roman" w:hAnsi="Times New Roman" w:cs="Times New Roman"/>
                            <w:sz w:val="20"/>
                          </w:rPr>
                        </w:rPrChange>
                      </w:rPr>
                      <w:t>B</w:t>
                    </w:r>
                    <w:r w:rsidR="009313E3" w:rsidRPr="009313E3">
                      <w:rPr>
                        <w:rFonts w:ascii="Times New Roman" w:hAnsi="Times New Roman" w:cs="Times New Roman"/>
                        <w:sz w:val="20"/>
                        <w:rPrChange w:id="342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yt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43" w:author="fernando manuel guzman aja" w:date="2017-04-07T19:08:00Z"/>
                      <w:rFonts w:ascii="Times New Roman" w:hAnsi="Times New Roman" w:cs="Times New Roman"/>
                      <w:sz w:val="20"/>
                      <w:rPrChange w:id="344" w:author="fernando manuel guzman aja" w:date="2017-04-07T19:12:00Z">
                        <w:rPr>
                          <w:ins w:id="345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46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47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bytRasterData</w:t>
                    </w:r>
                  </w:ins>
                </w:p>
              </w:tc>
            </w:tr>
            <w:tr w:rsidR="009313E3" w:rsidRPr="009313E3" w:rsidTr="00D26165">
              <w:trPr>
                <w:ins w:id="348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49" w:author="fernando manuel guzman aja" w:date="2017-04-07T19:08:00Z"/>
                      <w:rFonts w:ascii="Times New Roman" w:hAnsi="Times New Roman" w:cs="Times New Roman"/>
                      <w:sz w:val="20"/>
                      <w:rPrChange w:id="350" w:author="fernando manuel guzman aja" w:date="2017-04-07T19:12:00Z">
                        <w:rPr>
                          <w:ins w:id="351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52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53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short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630A0D" w:rsidP="00D26165">
                  <w:pPr>
                    <w:spacing w:before="40" w:after="40"/>
                    <w:rPr>
                      <w:ins w:id="354" w:author="fernando manuel guzman aja" w:date="2017-04-07T19:08:00Z"/>
                      <w:rFonts w:ascii="Times New Roman" w:hAnsi="Times New Roman" w:cs="Times New Roman"/>
                      <w:sz w:val="20"/>
                      <w:rPrChange w:id="355" w:author="fernando manuel guzman aja" w:date="2017-04-07T19:12:00Z">
                        <w:rPr>
                          <w:ins w:id="356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57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58" w:author="fernando manuel guzman aja" w:date="2017-04-07T19:12:00Z">
                          <w:rPr>
                            <w:rFonts w:ascii="Times New Roman" w:hAnsi="Times New Roman" w:cs="Times New Roman"/>
                            <w:sz w:val="20"/>
                          </w:rPr>
                        </w:rPrChange>
                      </w:rPr>
                      <w:t>S</w:t>
                    </w:r>
                    <w:r w:rsidR="009313E3" w:rsidRPr="009313E3">
                      <w:rPr>
                        <w:rFonts w:ascii="Times New Roman" w:hAnsi="Times New Roman" w:cs="Times New Roman"/>
                        <w:sz w:val="20"/>
                        <w:rPrChange w:id="359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hr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60" w:author="fernando manuel guzman aja" w:date="2017-04-07T19:08:00Z"/>
                      <w:rFonts w:ascii="Times New Roman" w:hAnsi="Times New Roman" w:cs="Times New Roman"/>
                      <w:sz w:val="20"/>
                      <w:rPrChange w:id="361" w:author="fernando manuel guzman aja" w:date="2017-04-07T19:12:00Z">
                        <w:rPr>
                          <w:ins w:id="362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63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64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shrNumber</w:t>
                    </w:r>
                  </w:ins>
                </w:p>
              </w:tc>
            </w:tr>
            <w:tr w:rsidR="009313E3" w:rsidRPr="009313E3" w:rsidTr="00D26165">
              <w:trPr>
                <w:ins w:id="365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66" w:author="fernando manuel guzman aja" w:date="2017-04-07T19:08:00Z"/>
                      <w:rFonts w:ascii="Times New Roman" w:hAnsi="Times New Roman" w:cs="Times New Roman"/>
                      <w:sz w:val="20"/>
                      <w:rPrChange w:id="367" w:author="fernando manuel guzman aja" w:date="2017-04-07T19:12:00Z">
                        <w:rPr>
                          <w:ins w:id="368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69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70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int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630A0D" w:rsidP="00D26165">
                  <w:pPr>
                    <w:spacing w:before="40" w:after="40"/>
                    <w:rPr>
                      <w:ins w:id="371" w:author="fernando manuel guzman aja" w:date="2017-04-07T19:08:00Z"/>
                      <w:rFonts w:ascii="Times New Roman" w:hAnsi="Times New Roman" w:cs="Times New Roman"/>
                      <w:sz w:val="20"/>
                      <w:rPrChange w:id="372" w:author="fernando manuel guzman aja" w:date="2017-04-07T19:12:00Z">
                        <w:rPr>
                          <w:ins w:id="373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74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75" w:author="fernando manuel guzman aja" w:date="2017-04-07T19:12:00Z">
                          <w:rPr>
                            <w:rFonts w:ascii="Times New Roman" w:hAnsi="Times New Roman" w:cs="Times New Roman"/>
                            <w:sz w:val="20"/>
                          </w:rPr>
                        </w:rPrChange>
                      </w:rPr>
                      <w:t>I</w:t>
                    </w:r>
                    <w:r w:rsidR="009313E3" w:rsidRPr="009313E3">
                      <w:rPr>
                        <w:rFonts w:ascii="Times New Roman" w:hAnsi="Times New Roman" w:cs="Times New Roman"/>
                        <w:sz w:val="20"/>
                        <w:rPrChange w:id="376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nt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77" w:author="fernando manuel guzman aja" w:date="2017-04-07T19:08:00Z"/>
                      <w:rFonts w:ascii="Times New Roman" w:hAnsi="Times New Roman" w:cs="Times New Roman"/>
                      <w:sz w:val="20"/>
                      <w:rPrChange w:id="378" w:author="fernando manuel guzman aja" w:date="2017-04-07T19:12:00Z">
                        <w:rPr>
                          <w:ins w:id="379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80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81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intQuentity</w:t>
                    </w:r>
                  </w:ins>
                </w:p>
              </w:tc>
            </w:tr>
            <w:tr w:rsidR="009313E3" w:rsidRPr="009313E3" w:rsidTr="00D26165">
              <w:trPr>
                <w:ins w:id="382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83" w:author="fernando manuel guzman aja" w:date="2017-04-07T19:08:00Z"/>
                      <w:rFonts w:ascii="Times New Roman" w:hAnsi="Times New Roman" w:cs="Times New Roman"/>
                      <w:sz w:val="20"/>
                      <w:rPrChange w:id="384" w:author="fernando manuel guzman aja" w:date="2017-04-07T19:12:00Z">
                        <w:rPr>
                          <w:ins w:id="385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86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87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long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630A0D" w:rsidP="00D26165">
                  <w:pPr>
                    <w:spacing w:before="40" w:after="40"/>
                    <w:rPr>
                      <w:ins w:id="388" w:author="fernando manuel guzman aja" w:date="2017-04-07T19:08:00Z"/>
                      <w:rFonts w:ascii="Times New Roman" w:hAnsi="Times New Roman" w:cs="Times New Roman"/>
                      <w:sz w:val="20"/>
                      <w:rPrChange w:id="389" w:author="fernando manuel guzman aja" w:date="2017-04-07T19:12:00Z">
                        <w:rPr>
                          <w:ins w:id="390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91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92" w:author="fernando manuel guzman aja" w:date="2017-04-07T19:12:00Z">
                          <w:rPr>
                            <w:rFonts w:ascii="Times New Roman" w:hAnsi="Times New Roman" w:cs="Times New Roman"/>
                            <w:sz w:val="20"/>
                          </w:rPr>
                        </w:rPrChange>
                      </w:rPr>
                      <w:t>L</w:t>
                    </w:r>
                    <w:r w:rsidR="009313E3" w:rsidRPr="009313E3">
                      <w:rPr>
                        <w:rFonts w:ascii="Times New Roman" w:hAnsi="Times New Roman" w:cs="Times New Roman"/>
                        <w:sz w:val="20"/>
                        <w:rPrChange w:id="393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on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394" w:author="fernando manuel guzman aja" w:date="2017-04-07T19:08:00Z"/>
                      <w:rFonts w:ascii="Times New Roman" w:hAnsi="Times New Roman" w:cs="Times New Roman"/>
                      <w:sz w:val="20"/>
                      <w:rPrChange w:id="395" w:author="fernando manuel guzman aja" w:date="2017-04-07T19:12:00Z">
                        <w:rPr>
                          <w:ins w:id="396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397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398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lonDistance</w:t>
                    </w:r>
                  </w:ins>
                </w:p>
              </w:tc>
            </w:tr>
            <w:tr w:rsidR="009313E3" w:rsidRPr="009313E3" w:rsidTr="00D26165">
              <w:trPr>
                <w:ins w:id="399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00" w:author="fernando manuel guzman aja" w:date="2017-04-07T19:08:00Z"/>
                      <w:rFonts w:ascii="Times New Roman" w:hAnsi="Times New Roman" w:cs="Times New Roman"/>
                      <w:sz w:val="20"/>
                      <w:rPrChange w:id="401" w:author="fernando manuel guzman aja" w:date="2017-04-07T19:12:00Z">
                        <w:rPr>
                          <w:ins w:id="402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03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04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Números Reales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05" w:author="fernando manuel guzman aja" w:date="2017-04-07T19:08:00Z"/>
                      <w:rFonts w:ascii="Times New Roman" w:hAnsi="Times New Roman" w:cs="Times New Roman"/>
                      <w:sz w:val="20"/>
                      <w:rPrChange w:id="406" w:author="fernando manuel guzman aja" w:date="2017-04-07T19:12:00Z">
                        <w:rPr>
                          <w:ins w:id="407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08" w:author="fernando manuel guzman aja" w:date="2017-04-07T19:08:00Z"/>
                      <w:rFonts w:ascii="Times New Roman" w:hAnsi="Times New Roman" w:cs="Times New Roman"/>
                      <w:sz w:val="20"/>
                      <w:rPrChange w:id="409" w:author="fernando manuel guzman aja" w:date="2017-04-07T19:12:00Z">
                        <w:rPr>
                          <w:ins w:id="410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</w:p>
              </w:tc>
            </w:tr>
            <w:tr w:rsidR="009313E3" w:rsidRPr="009313E3" w:rsidTr="00D26165">
              <w:trPr>
                <w:ins w:id="411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12" w:author="fernando manuel guzman aja" w:date="2017-04-07T19:08:00Z"/>
                      <w:rFonts w:ascii="Times New Roman" w:hAnsi="Times New Roman" w:cs="Times New Roman"/>
                      <w:sz w:val="20"/>
                      <w:rPrChange w:id="413" w:author="fernando manuel guzman aja" w:date="2017-04-07T19:12:00Z">
                        <w:rPr>
                          <w:ins w:id="414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15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16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float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17" w:author="fernando manuel guzman aja" w:date="2017-04-07T19:08:00Z"/>
                      <w:rFonts w:ascii="Times New Roman" w:hAnsi="Times New Roman" w:cs="Times New Roman"/>
                      <w:sz w:val="20"/>
                      <w:rPrChange w:id="418" w:author="fernando manuel guzman aja" w:date="2017-04-07T19:12:00Z">
                        <w:rPr>
                          <w:ins w:id="419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20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21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flt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22" w:author="fernando manuel guzman aja" w:date="2017-04-07T19:08:00Z"/>
                      <w:rFonts w:ascii="Times New Roman" w:hAnsi="Times New Roman" w:cs="Times New Roman"/>
                      <w:sz w:val="20"/>
                      <w:rPrChange w:id="423" w:author="fernando manuel guzman aja" w:date="2017-04-07T19:12:00Z">
                        <w:rPr>
                          <w:ins w:id="424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25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26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fltPrice</w:t>
                    </w:r>
                  </w:ins>
                </w:p>
              </w:tc>
            </w:tr>
            <w:tr w:rsidR="009313E3" w:rsidRPr="009313E3" w:rsidTr="00D26165">
              <w:trPr>
                <w:ins w:id="427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28" w:author="fernando manuel guzman aja" w:date="2017-04-07T19:08:00Z"/>
                      <w:rFonts w:ascii="Times New Roman" w:hAnsi="Times New Roman" w:cs="Times New Roman"/>
                      <w:sz w:val="20"/>
                      <w:rPrChange w:id="429" w:author="fernando manuel guzman aja" w:date="2017-04-07T19:12:00Z">
                        <w:rPr>
                          <w:ins w:id="430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31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32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double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33" w:author="fernando manuel guzman aja" w:date="2017-04-07T19:08:00Z"/>
                      <w:rFonts w:ascii="Times New Roman" w:hAnsi="Times New Roman" w:cs="Times New Roman"/>
                      <w:sz w:val="20"/>
                      <w:rPrChange w:id="434" w:author="fernando manuel guzman aja" w:date="2017-04-07T19:12:00Z">
                        <w:rPr>
                          <w:ins w:id="435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36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37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dbl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38" w:author="fernando manuel guzman aja" w:date="2017-04-07T19:08:00Z"/>
                      <w:rFonts w:ascii="Times New Roman" w:hAnsi="Times New Roman" w:cs="Times New Roman"/>
                      <w:sz w:val="20"/>
                      <w:rPrChange w:id="439" w:author="fernando manuel guzman aja" w:date="2017-04-07T19:12:00Z">
                        <w:rPr>
                          <w:ins w:id="440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41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42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dblTotalSalary</w:t>
                    </w:r>
                  </w:ins>
                </w:p>
              </w:tc>
            </w:tr>
            <w:tr w:rsidR="009313E3" w:rsidRPr="009313E3" w:rsidTr="00D26165">
              <w:trPr>
                <w:ins w:id="443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44" w:author="fernando manuel guzman aja" w:date="2017-04-07T19:08:00Z"/>
                      <w:rFonts w:ascii="Times New Roman" w:hAnsi="Times New Roman" w:cs="Times New Roman"/>
                      <w:sz w:val="20"/>
                      <w:rPrChange w:id="445" w:author="fernando manuel guzman aja" w:date="2017-04-07T19:12:00Z">
                        <w:rPr>
                          <w:ins w:id="446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47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48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Otros Tipos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49" w:author="fernando manuel guzman aja" w:date="2017-04-07T19:08:00Z"/>
                      <w:rFonts w:ascii="Times New Roman" w:hAnsi="Times New Roman" w:cs="Times New Roman"/>
                      <w:sz w:val="20"/>
                      <w:rPrChange w:id="450" w:author="fernando manuel guzman aja" w:date="2017-04-07T19:12:00Z">
                        <w:rPr>
                          <w:ins w:id="451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52" w:author="fernando manuel guzman aja" w:date="2017-04-07T19:08:00Z"/>
                      <w:rFonts w:ascii="Times New Roman" w:hAnsi="Times New Roman" w:cs="Times New Roman"/>
                      <w:sz w:val="20"/>
                      <w:rPrChange w:id="453" w:author="fernando manuel guzman aja" w:date="2017-04-07T19:12:00Z">
                        <w:rPr>
                          <w:ins w:id="454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</w:p>
              </w:tc>
            </w:tr>
            <w:tr w:rsidR="009313E3" w:rsidRPr="009313E3" w:rsidTr="00D26165">
              <w:trPr>
                <w:ins w:id="455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56" w:author="fernando manuel guzman aja" w:date="2017-04-07T19:08:00Z"/>
                      <w:rFonts w:ascii="Times New Roman" w:hAnsi="Times New Roman" w:cs="Times New Roman"/>
                      <w:sz w:val="20"/>
                      <w:rPrChange w:id="457" w:author="fernando manuel guzman aja" w:date="2017-04-07T19:12:00Z">
                        <w:rPr>
                          <w:ins w:id="458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59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60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char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61" w:author="fernando manuel guzman aja" w:date="2017-04-07T19:08:00Z"/>
                      <w:rFonts w:ascii="Times New Roman" w:hAnsi="Times New Roman" w:cs="Times New Roman"/>
                      <w:sz w:val="20"/>
                      <w:rPrChange w:id="462" w:author="fernando manuel guzman aja" w:date="2017-04-07T19:12:00Z">
                        <w:rPr>
                          <w:ins w:id="463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64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65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chr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66" w:author="fernando manuel guzman aja" w:date="2017-04-07T19:08:00Z"/>
                      <w:rFonts w:ascii="Times New Roman" w:hAnsi="Times New Roman" w:cs="Times New Roman"/>
                      <w:sz w:val="20"/>
                      <w:rPrChange w:id="467" w:author="fernando manuel guzman aja" w:date="2017-04-07T19:12:00Z">
                        <w:rPr>
                          <w:ins w:id="468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69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70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chrOption</w:t>
                    </w:r>
                  </w:ins>
                </w:p>
              </w:tc>
            </w:tr>
            <w:tr w:rsidR="009313E3" w:rsidRPr="009313E3" w:rsidTr="00D26165">
              <w:trPr>
                <w:ins w:id="471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72" w:author="fernando manuel guzman aja" w:date="2017-04-07T19:08:00Z"/>
                      <w:rFonts w:ascii="Times New Roman" w:hAnsi="Times New Roman" w:cs="Times New Roman"/>
                      <w:sz w:val="20"/>
                      <w:rPrChange w:id="473" w:author="fernando manuel guzman aja" w:date="2017-04-07T19:12:00Z">
                        <w:rPr>
                          <w:ins w:id="474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75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76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boolean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77" w:author="fernando manuel guzman aja" w:date="2017-04-07T19:08:00Z"/>
                      <w:rFonts w:ascii="Times New Roman" w:hAnsi="Times New Roman" w:cs="Times New Roman"/>
                      <w:sz w:val="20"/>
                      <w:rPrChange w:id="478" w:author="fernando manuel guzman aja" w:date="2017-04-07T19:12:00Z">
                        <w:rPr>
                          <w:ins w:id="479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80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81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bol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82" w:author="fernando manuel guzman aja" w:date="2017-04-07T19:08:00Z"/>
                      <w:rFonts w:ascii="Times New Roman" w:hAnsi="Times New Roman" w:cs="Times New Roman"/>
                      <w:sz w:val="20"/>
                      <w:rPrChange w:id="483" w:author="fernando manuel guzman aja" w:date="2017-04-07T19:12:00Z">
                        <w:rPr>
                          <w:ins w:id="484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85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86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bolFound</w:t>
                    </w:r>
                  </w:ins>
                </w:p>
              </w:tc>
            </w:tr>
            <w:tr w:rsidR="009313E3" w:rsidRPr="009313E3" w:rsidTr="00D26165">
              <w:trPr>
                <w:ins w:id="487" w:author="fernando manuel guzman aja" w:date="2017-04-07T19:08:00Z"/>
              </w:trPr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88" w:author="fernando manuel guzman aja" w:date="2017-04-07T19:08:00Z"/>
                      <w:rFonts w:ascii="Times New Roman" w:hAnsi="Times New Roman" w:cs="Times New Roman"/>
                      <w:sz w:val="20"/>
                      <w:rPrChange w:id="489" w:author="fernando manuel guzman aja" w:date="2017-04-07T19:12:00Z">
                        <w:rPr>
                          <w:ins w:id="490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91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92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String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93" w:author="fernando manuel guzman aja" w:date="2017-04-07T19:08:00Z"/>
                      <w:rFonts w:ascii="Times New Roman" w:hAnsi="Times New Roman" w:cs="Times New Roman"/>
                      <w:sz w:val="20"/>
                      <w:rPrChange w:id="494" w:author="fernando manuel guzman aja" w:date="2017-04-07T19:12:00Z">
                        <w:rPr>
                          <w:ins w:id="495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496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497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str</w:t>
                    </w:r>
                  </w:ins>
                </w:p>
              </w:tc>
              <w:tc>
                <w:tcPr>
                  <w:tcW w:w="2407" w:type="dxa"/>
                  <w:shd w:val="clear" w:color="auto" w:fill="auto"/>
                </w:tcPr>
                <w:p w:rsidR="009313E3" w:rsidRPr="009313E3" w:rsidRDefault="009313E3" w:rsidP="00D26165">
                  <w:pPr>
                    <w:spacing w:before="40" w:after="40"/>
                    <w:rPr>
                      <w:ins w:id="498" w:author="fernando manuel guzman aja" w:date="2017-04-07T19:08:00Z"/>
                      <w:rFonts w:ascii="Times New Roman" w:hAnsi="Times New Roman" w:cs="Times New Roman"/>
                      <w:sz w:val="20"/>
                      <w:rPrChange w:id="499" w:author="fernando manuel guzman aja" w:date="2017-04-07T19:12:00Z">
                        <w:rPr>
                          <w:ins w:id="500" w:author="fernando manuel guzman aja" w:date="2017-04-07T19:08:00Z"/>
                          <w:rFonts w:ascii="Calibri" w:hAnsi="Calibri" w:cs="Calibri"/>
                          <w:sz w:val="20"/>
                        </w:rPr>
                      </w:rPrChange>
                    </w:rPr>
                  </w:pPr>
                  <w:ins w:id="501" w:author="fernando manuel guzman aja" w:date="2017-04-07T19:08:00Z">
                    <w:r w:rsidRPr="009313E3">
                      <w:rPr>
                        <w:rFonts w:ascii="Times New Roman" w:hAnsi="Times New Roman" w:cs="Times New Roman"/>
                        <w:sz w:val="20"/>
                        <w:rPrChange w:id="502" w:author="fernando manuel guzman aja" w:date="2017-04-07T19:12:00Z">
                          <w:rPr>
                            <w:rFonts w:ascii="Calibri" w:hAnsi="Calibri" w:cs="Calibri"/>
                            <w:sz w:val="20"/>
                          </w:rPr>
                        </w:rPrChange>
                      </w:rPr>
                      <w:t>strName</w:t>
                    </w:r>
                  </w:ins>
                </w:p>
              </w:tc>
            </w:tr>
          </w:tbl>
          <w:p w:rsidR="009313E3" w:rsidRPr="009313E3" w:rsidRDefault="009313E3" w:rsidP="00D26165">
            <w:pPr>
              <w:spacing w:before="40" w:after="40"/>
              <w:rPr>
                <w:ins w:id="503" w:author="fernando manuel guzman aja" w:date="2017-04-07T19:08:00Z"/>
                <w:rFonts w:ascii="Times New Roman" w:hAnsi="Times New Roman" w:cs="Times New Roman"/>
                <w:sz w:val="20"/>
                <w:rPrChange w:id="504" w:author="fernando manuel guzman aja" w:date="2017-04-07T19:12:00Z">
                  <w:rPr>
                    <w:ins w:id="50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506" w:author="fernando manuel guzman aja" w:date="2017-04-07T19:08:00Z"/>
                <w:rFonts w:ascii="Times New Roman" w:hAnsi="Times New Roman" w:cs="Times New Roman"/>
                <w:sz w:val="20"/>
                <w:rPrChange w:id="507" w:author="fernando manuel guzman aja" w:date="2017-04-07T19:12:00Z">
                  <w:rPr>
                    <w:ins w:id="508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09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10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2._Convenciones para Constantes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11" w:author="fernando manuel guzman aja" w:date="2017-04-07T19:08:00Z"/>
                <w:rFonts w:ascii="Times New Roman" w:hAnsi="Times New Roman" w:cs="Times New Roman"/>
                <w:sz w:val="20"/>
                <w:rPrChange w:id="512" w:author="fernando manuel guzman aja" w:date="2017-04-07T19:12:00Z">
                  <w:rPr>
                    <w:ins w:id="51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514" w:author="fernando manuel guzman aja" w:date="2017-04-07T19:08:00Z"/>
                <w:rFonts w:ascii="Times New Roman" w:hAnsi="Times New Roman" w:cs="Times New Roman"/>
                <w:sz w:val="20"/>
                <w:rPrChange w:id="515" w:author="fernando manuel guzman aja" w:date="2017-04-07T19:12:00Z">
                  <w:rPr>
                    <w:ins w:id="51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1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1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Para la definición de constantes debe tener presente las siguientes consideraciones: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19" w:author="fernando manuel guzman aja" w:date="2017-04-07T19:08:00Z"/>
                <w:rFonts w:ascii="Times New Roman" w:hAnsi="Times New Roman" w:cs="Times New Roman"/>
                <w:sz w:val="20"/>
                <w:rPrChange w:id="520" w:author="fernando manuel guzman aja" w:date="2017-04-07T19:12:00Z">
                  <w:rPr>
                    <w:ins w:id="52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522" w:author="fernando manuel guzman aja" w:date="2017-04-07T19:08:00Z"/>
                <w:rFonts w:ascii="Times New Roman" w:hAnsi="Times New Roman" w:cs="Times New Roman"/>
                <w:sz w:val="20"/>
                <w:rPrChange w:id="523" w:author="fernando manuel guzman aja" w:date="2017-04-07T19:12:00Z">
                  <w:rPr>
                    <w:ins w:id="52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2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26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■Los nombres de variables declaradas como constante deben ser todas en mayúsculas con palabras separadas por guion abajo (“_”).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27" w:author="fernando manuel guzman aja" w:date="2017-04-07T19:08:00Z"/>
                <w:rFonts w:ascii="Times New Roman" w:hAnsi="Times New Roman" w:cs="Times New Roman"/>
                <w:sz w:val="20"/>
                <w:rPrChange w:id="528" w:author="fernando manuel guzman aja" w:date="2017-04-07T19:12:00Z">
                  <w:rPr>
                    <w:ins w:id="52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3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31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■Se debe seguir las mismas convenciones que se usan para variables con respecto a los prefijos para tipo de dato.</w:t>
              </w:r>
            </w:ins>
          </w:p>
          <w:p w:rsidR="009313E3" w:rsidRPr="009313E3" w:rsidRDefault="009313E3" w:rsidP="00D26165">
            <w:pPr>
              <w:tabs>
                <w:tab w:val="left" w:pos="1905"/>
              </w:tabs>
              <w:spacing w:before="40" w:after="40"/>
              <w:rPr>
                <w:ins w:id="532" w:author="fernando manuel guzman aja" w:date="2017-04-07T19:08:00Z"/>
                <w:rFonts w:ascii="Times New Roman" w:hAnsi="Times New Roman" w:cs="Times New Roman"/>
                <w:sz w:val="20"/>
                <w:rPrChange w:id="533" w:author="fernando manuel guzman aja" w:date="2017-04-07T19:12:00Z">
                  <w:rPr>
                    <w:ins w:id="53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535" w:author="fernando manuel guzman aja" w:date="2017-04-07T19:08:00Z"/>
                <w:rFonts w:ascii="Times New Roman" w:hAnsi="Times New Roman" w:cs="Times New Roman"/>
                <w:sz w:val="20"/>
                <w:rPrChange w:id="536" w:author="fernando manuel guzman aja" w:date="2017-04-07T19:12:00Z">
                  <w:rPr>
                    <w:ins w:id="53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</w:tc>
      </w:tr>
      <w:tr w:rsidR="009313E3" w:rsidRPr="009313E3" w:rsidTr="009313E3">
        <w:trPr>
          <w:cantSplit/>
          <w:jc w:val="center"/>
          <w:ins w:id="538" w:author="fernando manuel guzman aja" w:date="2017-04-07T19:08:00Z"/>
          <w:trPrChange w:id="539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tcPrChange w:id="540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541" w:author="fernando manuel guzman aja" w:date="2017-04-07T19:08:00Z"/>
                <w:rFonts w:ascii="Times New Roman" w:hAnsi="Times New Roman" w:cs="Times New Roman"/>
                <w:sz w:val="20"/>
                <w:rPrChange w:id="542" w:author="fernando manuel guzman aja" w:date="2017-04-07T19:12:00Z">
                  <w:rPr>
                    <w:ins w:id="543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544" w:author="fernando manuel guzman aja" w:date="2017-04-07T19:09:00Z">
              <w:tcPr>
                <w:tcW w:w="7452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545" w:author="fernando manuel guzman aja" w:date="2017-04-07T19:08:00Z"/>
                <w:rFonts w:ascii="Times New Roman" w:hAnsi="Times New Roman" w:cs="Times New Roman"/>
                <w:sz w:val="20"/>
                <w:rPrChange w:id="546" w:author="fernando manuel guzman aja" w:date="2017-04-07T19:12:00Z">
                  <w:rPr>
                    <w:ins w:id="54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4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4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3._Convenciones para Clases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50" w:author="fernando manuel guzman aja" w:date="2017-04-07T19:08:00Z"/>
                <w:rFonts w:ascii="Times New Roman" w:hAnsi="Times New Roman" w:cs="Times New Roman"/>
                <w:sz w:val="20"/>
                <w:rPrChange w:id="551" w:author="fernando manuel guzman aja" w:date="2017-04-07T19:12:00Z">
                  <w:rPr>
                    <w:ins w:id="55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553" w:author="fernando manuel guzman aja" w:date="2017-04-07T19:08:00Z"/>
                <w:rFonts w:ascii="Times New Roman" w:hAnsi="Times New Roman" w:cs="Times New Roman"/>
                <w:sz w:val="20"/>
                <w:rPrChange w:id="554" w:author="fernando manuel guzman aja" w:date="2017-04-07T19:12:00Z">
                  <w:rPr>
                    <w:ins w:id="55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5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57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Para la definición de clases debe tener en cuenta las siguientes reglas: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58" w:author="fernando manuel guzman aja" w:date="2017-04-07T19:08:00Z"/>
                <w:rFonts w:ascii="Times New Roman" w:hAnsi="Times New Roman" w:cs="Times New Roman"/>
                <w:sz w:val="20"/>
                <w:rPrChange w:id="559" w:author="fernando manuel guzman aja" w:date="2017-04-07T19:12:00Z">
                  <w:rPr>
                    <w:ins w:id="56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6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62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■Tratar de que el nombre de la clase sea simple y descriptivo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63" w:author="fernando manuel guzman aja" w:date="2017-04-07T19:08:00Z"/>
                <w:rFonts w:ascii="Times New Roman" w:hAnsi="Times New Roman" w:cs="Times New Roman"/>
                <w:sz w:val="20"/>
                <w:rPrChange w:id="564" w:author="fernando manuel guzman aja" w:date="2017-04-07T19:12:00Z">
                  <w:rPr>
                    <w:ins w:id="56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6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67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■Use palabras completas, evite abreviaturas o acrónimos, a menos que sean mucho más usadas que el nombre completo.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68" w:author="fernando manuel guzman aja" w:date="2017-04-07T19:08:00Z"/>
                <w:rFonts w:ascii="Times New Roman" w:hAnsi="Times New Roman" w:cs="Times New Roman"/>
                <w:sz w:val="20"/>
                <w:rPrChange w:id="569" w:author="fernando manuel guzman aja" w:date="2017-04-07T19:12:00Z">
                  <w:rPr>
                    <w:ins w:id="57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7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72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■Los nombres de las clases deben ser sustantivos.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73" w:author="fernando manuel guzman aja" w:date="2017-04-07T19:08:00Z"/>
                <w:rFonts w:ascii="Times New Roman" w:hAnsi="Times New Roman" w:cs="Times New Roman"/>
                <w:sz w:val="20"/>
                <w:rPrChange w:id="574" w:author="fernando manuel guzman aja" w:date="2017-04-07T19:12:00Z">
                  <w:rPr>
                    <w:ins w:id="57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7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77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■Los nombres de clase deben empezar con una letra mayúscula y el resto de letras deben estar escritas en minúscula. En el caso que pueda tener más de una palabra, las primeras letras de cada palabra interna deben ser con mayúscula.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78" w:author="fernando manuel guzman aja" w:date="2017-04-07T19:08:00Z"/>
                <w:rFonts w:ascii="Times New Roman" w:hAnsi="Times New Roman" w:cs="Times New Roman"/>
                <w:sz w:val="20"/>
                <w:rPrChange w:id="579" w:author="fernando manuel guzman aja" w:date="2017-04-07T19:12:00Z">
                  <w:rPr>
                    <w:ins w:id="58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8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82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■Los nombres de clase no pueden contener espacios ni caracteres especiales, sólo son permitidas las letras de la “a” a la “z” y los números del 0 al 9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83" w:author="fernando manuel guzman aja" w:date="2017-04-07T19:08:00Z"/>
                <w:rFonts w:ascii="Times New Roman" w:hAnsi="Times New Roman" w:cs="Times New Roman"/>
                <w:sz w:val="20"/>
                <w:rPrChange w:id="584" w:author="fernando manuel guzman aja" w:date="2017-04-07T19:12:00Z">
                  <w:rPr>
                    <w:ins w:id="58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586" w:author="fernando manuel guzman aja" w:date="2017-04-07T19:08:00Z"/>
                <w:rFonts w:ascii="Times New Roman" w:hAnsi="Times New Roman" w:cs="Times New Roman"/>
                <w:sz w:val="20"/>
                <w:rPrChange w:id="587" w:author="fernando manuel guzman aja" w:date="2017-04-07T19:12:00Z">
                  <w:rPr>
                    <w:ins w:id="588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589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590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4._Convenciones para Atributos de Clases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591" w:author="fernando manuel guzman aja" w:date="2017-04-07T19:08:00Z"/>
                <w:rFonts w:ascii="Times New Roman" w:hAnsi="Times New Roman" w:cs="Times New Roman"/>
                <w:sz w:val="20"/>
                <w:rPrChange w:id="592" w:author="fernando manuel guzman aja" w:date="2017-04-07T19:12:00Z">
                  <w:rPr>
                    <w:ins w:id="59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594" w:author="fernando manuel guzman aja" w:date="2017-04-07T19:08:00Z"/>
                <w:rFonts w:ascii="Times New Roman" w:hAnsi="Times New Roman" w:cs="Times New Roman"/>
                <w:sz w:val="20"/>
                <w:rPrChange w:id="595" w:author="fernando manuel guzman aja" w:date="2017-04-07T19:12:00Z">
                  <w:rPr>
                    <w:ins w:id="59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597" w:author="fernando manuel guzman aja" w:date="2017-04-07T19:08:00Z"/>
                <w:rFonts w:ascii="Times New Roman" w:hAnsi="Times New Roman" w:cs="Times New Roman"/>
                <w:sz w:val="20"/>
                <w:rPrChange w:id="598" w:author="fernando manuel guzman aja" w:date="2017-04-07T19:12:00Z">
                  <w:rPr>
                    <w:ins w:id="59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0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0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Para definir los nombres de los atributos deberá tener en cuenta las siguientes reglas: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02" w:author="fernando manuel guzman aja" w:date="2017-04-07T19:08:00Z"/>
                <w:rFonts w:ascii="Times New Roman" w:hAnsi="Times New Roman" w:cs="Times New Roman"/>
                <w:sz w:val="20"/>
                <w:rPrChange w:id="603" w:author="fernando manuel guzman aja" w:date="2017-04-07T19:12:00Z">
                  <w:rPr>
                    <w:ins w:id="60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605" w:author="fernando manuel guzman aja" w:date="2017-04-07T19:08:00Z"/>
                <w:rFonts w:ascii="Times New Roman" w:hAnsi="Times New Roman" w:cs="Times New Roman"/>
                <w:sz w:val="20"/>
                <w:rPrChange w:id="606" w:author="fernando manuel guzman aja" w:date="2017-04-07T19:12:00Z">
                  <w:rPr>
                    <w:ins w:id="60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0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09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</w:t>
              </w:r>
              <w:r w:rsidRPr="009313E3">
                <w:rPr>
                  <w:rFonts w:ascii="Times New Roman" w:hAnsi="Times New Roman" w:cs="Times New Roman"/>
                  <w:sz w:val="20"/>
                  <w:rPrChange w:id="610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ab/>
                <w:t>Los nombres de atributos deben empezar con una letra minúscula y el resto de letras deben estar escritas en minúscula.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11" w:author="fernando manuel guzman aja" w:date="2017-04-07T19:08:00Z"/>
                <w:rFonts w:ascii="Times New Roman" w:hAnsi="Times New Roman" w:cs="Times New Roman"/>
                <w:sz w:val="20"/>
                <w:rPrChange w:id="612" w:author="fernando manuel guzman aja" w:date="2017-04-07T19:12:00Z">
                  <w:rPr>
                    <w:ins w:id="61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1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15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    Los nombres de atributo no pueden ser verbos.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16" w:author="fernando manuel guzman aja" w:date="2017-04-07T19:08:00Z"/>
                <w:rFonts w:ascii="Times New Roman" w:hAnsi="Times New Roman" w:cs="Times New Roman"/>
                <w:sz w:val="20"/>
                <w:rPrChange w:id="617" w:author="fernando manuel guzman aja" w:date="2017-04-07T19:12:00Z">
                  <w:rPr>
                    <w:ins w:id="618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19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20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</w:t>
              </w:r>
              <w:r w:rsidRPr="009313E3">
                <w:rPr>
                  <w:rFonts w:ascii="Times New Roman" w:hAnsi="Times New Roman" w:cs="Times New Roman"/>
                  <w:sz w:val="20"/>
                  <w:rPrChange w:id="62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ab/>
                <w:t>Los nombres de atributo no pueden contener espacios ni caracteres especiales, sólo son permitidas las letras de la “a” a la “z” y los números del 0 al 9.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22" w:author="fernando manuel guzman aja" w:date="2017-04-07T19:08:00Z"/>
                <w:rFonts w:ascii="Times New Roman" w:hAnsi="Times New Roman" w:cs="Times New Roman"/>
                <w:sz w:val="20"/>
                <w:rPrChange w:id="623" w:author="fernando manuel guzman aja" w:date="2017-04-07T19:12:00Z">
                  <w:rPr>
                    <w:ins w:id="62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2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26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</w:t>
              </w:r>
              <w:r w:rsidRPr="009313E3">
                <w:rPr>
                  <w:rFonts w:ascii="Times New Roman" w:hAnsi="Times New Roman" w:cs="Times New Roman"/>
                  <w:sz w:val="20"/>
                  <w:rPrChange w:id="627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ab/>
                <w:t>Si el nombre de atributo está compuesto por más de una palabra, cada palabra adicional debe empezar con mayúscula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28" w:author="fernando manuel guzman aja" w:date="2017-04-07T19:08:00Z"/>
                <w:rFonts w:ascii="Times New Roman" w:hAnsi="Times New Roman" w:cs="Times New Roman"/>
                <w:sz w:val="20"/>
                <w:rPrChange w:id="629" w:author="fernando manuel guzman aja" w:date="2017-04-07T19:12:00Z">
                  <w:rPr>
                    <w:ins w:id="63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631" w:author="fernando manuel guzman aja" w:date="2017-04-07T19:08:00Z"/>
                <w:rFonts w:ascii="Times New Roman" w:hAnsi="Times New Roman" w:cs="Times New Roman"/>
                <w:sz w:val="20"/>
                <w:rPrChange w:id="632" w:author="fernando manuel guzman aja" w:date="2017-04-07T19:12:00Z">
                  <w:rPr>
                    <w:ins w:id="63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634" w:author="fernando manuel guzman aja" w:date="2017-04-07T19:08:00Z"/>
                <w:rFonts w:ascii="Times New Roman" w:hAnsi="Times New Roman" w:cs="Times New Roman"/>
                <w:sz w:val="20"/>
                <w:rPrChange w:id="635" w:author="fernando manuel guzman aja" w:date="2017-04-07T19:12:00Z">
                  <w:rPr>
                    <w:ins w:id="63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3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3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5._Convenciones para Métodos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39" w:author="fernando manuel guzman aja" w:date="2017-04-07T19:08:00Z"/>
                <w:rFonts w:ascii="Times New Roman" w:hAnsi="Times New Roman" w:cs="Times New Roman"/>
                <w:sz w:val="20"/>
                <w:rPrChange w:id="640" w:author="fernando manuel guzman aja" w:date="2017-04-07T19:12:00Z">
                  <w:rPr>
                    <w:ins w:id="64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642" w:author="fernando manuel guzman aja" w:date="2017-04-07T19:08:00Z"/>
                <w:rFonts w:ascii="Times New Roman" w:hAnsi="Times New Roman" w:cs="Times New Roman"/>
                <w:sz w:val="20"/>
                <w:rPrChange w:id="643" w:author="fernando manuel guzman aja" w:date="2017-04-07T19:12:00Z">
                  <w:rPr>
                    <w:ins w:id="64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645" w:author="fernando manuel guzman aja" w:date="2017-04-07T19:08:00Z"/>
                <w:rFonts w:ascii="Times New Roman" w:hAnsi="Times New Roman" w:cs="Times New Roman"/>
                <w:sz w:val="20"/>
                <w:rPrChange w:id="646" w:author="fernando manuel guzman aja" w:date="2017-04-07T19:12:00Z">
                  <w:rPr>
                    <w:ins w:id="64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4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4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Para definir los nombres de los métodos deberá tener presente las siguientes reglas: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50" w:author="fernando manuel guzman aja" w:date="2017-04-07T19:08:00Z"/>
                <w:rFonts w:ascii="Times New Roman" w:hAnsi="Times New Roman" w:cs="Times New Roman"/>
                <w:sz w:val="20"/>
                <w:rPrChange w:id="651" w:author="fernando manuel guzman aja" w:date="2017-04-07T19:12:00Z">
                  <w:rPr>
                    <w:ins w:id="65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  <w:p w:rsidR="009313E3" w:rsidRPr="009313E3" w:rsidRDefault="009313E3" w:rsidP="00D26165">
            <w:pPr>
              <w:spacing w:before="40" w:after="40"/>
              <w:rPr>
                <w:ins w:id="653" w:author="fernando manuel guzman aja" w:date="2017-04-07T19:08:00Z"/>
                <w:rFonts w:ascii="Times New Roman" w:hAnsi="Times New Roman" w:cs="Times New Roman"/>
                <w:sz w:val="20"/>
                <w:rPrChange w:id="654" w:author="fernando manuel guzman aja" w:date="2017-04-07T19:12:00Z">
                  <w:rPr>
                    <w:ins w:id="65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5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57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 xml:space="preserve">■    Los nombres de los métodos deben empezar con una letra minúscula y el resto 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58" w:author="fernando manuel guzman aja" w:date="2017-04-07T19:08:00Z"/>
                <w:rFonts w:ascii="Times New Roman" w:hAnsi="Times New Roman" w:cs="Times New Roman"/>
                <w:sz w:val="20"/>
                <w:rPrChange w:id="659" w:author="fernando manuel guzman aja" w:date="2017-04-07T19:12:00Z">
                  <w:rPr>
                    <w:ins w:id="66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6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62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de letras deben estar escritas en minúscula.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63" w:author="fernando manuel guzman aja" w:date="2017-04-07T19:08:00Z"/>
                <w:rFonts w:ascii="Times New Roman" w:hAnsi="Times New Roman" w:cs="Times New Roman"/>
                <w:sz w:val="20"/>
                <w:rPrChange w:id="664" w:author="fernando manuel guzman aja" w:date="2017-04-07T19:12:00Z">
                  <w:rPr>
                    <w:ins w:id="66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6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67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■Los nombres de los métodos deben ser verbos o palabras que identifiquen de manera general el objetivo del método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68" w:author="fernando manuel guzman aja" w:date="2017-04-07T19:08:00Z"/>
                <w:rFonts w:ascii="Times New Roman" w:hAnsi="Times New Roman" w:cs="Times New Roman"/>
                <w:sz w:val="20"/>
                <w:rPrChange w:id="669" w:author="fernando manuel guzman aja" w:date="2017-04-07T19:12:00Z">
                  <w:rPr>
                    <w:ins w:id="67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7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72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■Los nombres de los métodos no pueden contener espacios ni caracteres especiales, sólo son permitidas las letras de la “a” a la “z” y los números del 0 al 9.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73" w:author="fernando manuel guzman aja" w:date="2017-04-07T19:08:00Z"/>
                <w:rFonts w:ascii="Times New Roman" w:hAnsi="Times New Roman" w:cs="Times New Roman"/>
                <w:sz w:val="20"/>
                <w:rPrChange w:id="674" w:author="fernando manuel guzman aja" w:date="2017-04-07T19:12:00Z">
                  <w:rPr>
                    <w:ins w:id="67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7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77" w:author="fernando manuel guzman aja" w:date="2017-04-07T19:12:00Z">
                    <w:rPr>
                      <w:rFonts w:ascii="Arial" w:hAnsi="Arial" w:cs="Arial"/>
                      <w:sz w:val="20"/>
                    </w:rPr>
                  </w:rPrChange>
                </w:rPr>
                <w:t>■Si el nombre de método requiere estar compuesto por más de una palabra, cada palabra adicional debe empezar con mayúscula.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78" w:author="fernando manuel guzman aja" w:date="2017-04-07T19:08:00Z"/>
                <w:rFonts w:ascii="Times New Roman" w:hAnsi="Times New Roman" w:cs="Times New Roman"/>
                <w:sz w:val="20"/>
                <w:rPrChange w:id="679" w:author="fernando manuel guzman aja" w:date="2017-04-07T19:12:00Z">
                  <w:rPr>
                    <w:ins w:id="68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</w:tc>
      </w:tr>
      <w:tr w:rsidR="009313E3" w:rsidRPr="009313E3" w:rsidTr="009313E3">
        <w:trPr>
          <w:cantSplit/>
          <w:jc w:val="center"/>
          <w:ins w:id="681" w:author="fernando manuel guzman aja" w:date="2017-04-07T19:08:00Z"/>
          <w:trPrChange w:id="682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tcPrChange w:id="683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684" w:author="fernando manuel guzman aja" w:date="2017-04-07T19:08:00Z"/>
                <w:rFonts w:ascii="Times New Roman" w:hAnsi="Times New Roman" w:cs="Times New Roman"/>
                <w:sz w:val="20"/>
                <w:rPrChange w:id="685" w:author="fernando manuel guzman aja" w:date="2017-04-07T19:12:00Z">
                  <w:rPr>
                    <w:ins w:id="686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68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88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lastRenderedPageBreak/>
                <w:t>Ejemplos de identificadores</w:t>
              </w:r>
            </w:ins>
          </w:p>
        </w:tc>
        <w:tc>
          <w:tcPr>
            <w:tcW w:w="7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689" w:author="fernando manuel guzman aja" w:date="2017-04-07T19:09:00Z">
              <w:tcPr>
                <w:tcW w:w="7452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690" w:author="fernando manuel guzman aja" w:date="2017-04-07T19:08:00Z"/>
                <w:rFonts w:ascii="Times New Roman" w:hAnsi="Times New Roman" w:cs="Times New Roman"/>
                <w:sz w:val="20"/>
                <w:rPrChange w:id="691" w:author="fernando manuel guzman aja" w:date="2017-04-07T19:12:00Z">
                  <w:rPr>
                    <w:ins w:id="69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93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94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1._Convenciones para Variables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695" w:author="fernando manuel guzman aja" w:date="2017-04-07T19:08:00Z"/>
                <w:rFonts w:ascii="Times New Roman" w:hAnsi="Times New Roman" w:cs="Times New Roman"/>
                <w:sz w:val="20"/>
                <w:rPrChange w:id="696" w:author="fernando manuel guzman aja" w:date="2017-04-07T19:12:00Z">
                  <w:rPr>
                    <w:ins w:id="69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69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69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intLlantas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700" w:author="fernando manuel guzman aja" w:date="2017-04-07T19:08:00Z"/>
                <w:rFonts w:ascii="Times New Roman" w:hAnsi="Times New Roman" w:cs="Times New Roman"/>
                <w:sz w:val="20"/>
                <w:rPrChange w:id="701" w:author="fernando manuel guzman aja" w:date="2017-04-07T19:12:00Z">
                  <w:rPr>
                    <w:ins w:id="70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703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704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fltPeso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705" w:author="fernando manuel guzman aja" w:date="2017-04-07T19:08:00Z"/>
                <w:rFonts w:ascii="Times New Roman" w:hAnsi="Times New Roman" w:cs="Times New Roman"/>
                <w:sz w:val="20"/>
                <w:rPrChange w:id="706" w:author="fernando manuel guzman aja" w:date="2017-04-07T19:12:00Z">
                  <w:rPr>
                    <w:ins w:id="707" w:author="fernando manuel guzman aja" w:date="2017-04-07T19:08:00Z"/>
                    <w:rFonts w:ascii="Calibri" w:hAnsi="Calibri" w:cs="Calibri"/>
                    <w:sz w:val="20"/>
                    <w:lang w:val="en-US"/>
                  </w:rPr>
                </w:rPrChange>
              </w:rPr>
            </w:pPr>
            <w:ins w:id="70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709" w:author="fernando manuel guzman aja" w:date="2017-04-07T19:12:00Z">
                    <w:rPr>
                      <w:rFonts w:ascii="Calibri" w:hAnsi="Calibri" w:cs="Calibri"/>
                      <w:sz w:val="20"/>
                      <w:lang w:val="en-US"/>
                    </w:rPr>
                  </w:rPrChange>
                </w:rPr>
                <w:t>2._Convenciones para Constantes</w:t>
              </w:r>
            </w:ins>
          </w:p>
          <w:p w:rsidR="009313E3" w:rsidRPr="009313E3" w:rsidRDefault="009313E3" w:rsidP="00D26165">
            <w:pPr>
              <w:rPr>
                <w:ins w:id="710" w:author="fernando manuel guzman aja" w:date="2017-04-07T19:08:00Z"/>
                <w:rFonts w:ascii="Times New Roman" w:eastAsia="Arial" w:hAnsi="Times New Roman" w:cs="Times New Roman"/>
                <w:szCs w:val="24"/>
                <w:lang w:val="en-US"/>
                <w:rPrChange w:id="711" w:author="fernando manuel guzman aja" w:date="2017-04-07T19:12:00Z">
                  <w:rPr>
                    <w:ins w:id="712" w:author="fernando manuel guzman aja" w:date="2017-04-07T19:08:00Z"/>
                    <w:rFonts w:ascii="Calibri" w:eastAsia="Arial" w:hAnsi="Calibri" w:cs="Calibri"/>
                    <w:szCs w:val="24"/>
                    <w:lang w:val="en-US"/>
                  </w:rPr>
                </w:rPrChange>
              </w:rPr>
            </w:pPr>
            <w:ins w:id="713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714" w:author="fernando manuel guzman aja" w:date="2017-04-07T19:12:00Z">
                    <w:rPr>
                      <w:rFonts w:ascii="Calibri" w:hAnsi="Calibri" w:cs="Calibri"/>
                      <w:sz w:val="20"/>
                      <w:lang w:val="en-US"/>
                    </w:rPr>
                  </w:rPrChange>
                </w:rPr>
                <w:t xml:space="preserve">   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15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p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lang w:val="en-US"/>
                  <w:rPrChange w:id="716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  <w:lang w:val="en-US"/>
                    </w:rPr>
                  </w:rPrChange>
                </w:rPr>
                <w:t>u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17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b</w:t>
              </w:r>
              <w:r w:rsidRPr="009313E3">
                <w:rPr>
                  <w:rFonts w:ascii="Times New Roman" w:eastAsia="Arial" w:hAnsi="Times New Roman" w:cs="Times New Roman"/>
                  <w:spacing w:val="-8"/>
                  <w:szCs w:val="24"/>
                  <w:lang w:val="en-US"/>
                  <w:rPrChange w:id="718" w:author="fernando manuel guzman aja" w:date="2017-04-07T19:12:00Z">
                    <w:rPr>
                      <w:rFonts w:ascii="Calibri" w:eastAsia="Arial" w:hAnsi="Calibri" w:cs="Calibri"/>
                      <w:spacing w:val="-8"/>
                      <w:szCs w:val="24"/>
                      <w:lang w:val="en-US"/>
                    </w:rPr>
                  </w:rPrChange>
                </w:rPr>
                <w:t>l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lang w:val="en-US"/>
                  <w:rPrChange w:id="719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20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c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lang w:val="en-US"/>
                  <w:rPrChange w:id="721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  <w:lang w:val="en-US"/>
                    </w:rPr>
                  </w:rPrChange>
                </w:rPr>
                <w:t xml:space="preserve"> 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22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s</w:t>
              </w:r>
              <w:r w:rsidRPr="009313E3">
                <w:rPr>
                  <w:rFonts w:ascii="Times New Roman" w:eastAsia="Arial" w:hAnsi="Times New Roman" w:cs="Times New Roman"/>
                  <w:spacing w:val="-7"/>
                  <w:szCs w:val="24"/>
                  <w:lang w:val="en-US"/>
                  <w:rPrChange w:id="723" w:author="fernando manuel guzman aja" w:date="2017-04-07T19:12:00Z">
                    <w:rPr>
                      <w:rFonts w:ascii="Calibri" w:eastAsia="Arial" w:hAnsi="Calibri" w:cs="Calibri"/>
                      <w:spacing w:val="-7"/>
                      <w:szCs w:val="24"/>
                      <w:lang w:val="en-US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24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a</w:t>
              </w:r>
              <w:r w:rsidRPr="009313E3">
                <w:rPr>
                  <w:rFonts w:ascii="Times New Roman" w:eastAsia="Arial" w:hAnsi="Times New Roman" w:cs="Times New Roman"/>
                  <w:spacing w:val="-7"/>
                  <w:szCs w:val="24"/>
                  <w:lang w:val="en-US"/>
                  <w:rPrChange w:id="725" w:author="fernando manuel guzman aja" w:date="2017-04-07T19:12:00Z">
                    <w:rPr>
                      <w:rFonts w:ascii="Calibri" w:eastAsia="Arial" w:hAnsi="Calibri" w:cs="Calibri"/>
                      <w:spacing w:val="-7"/>
                      <w:szCs w:val="24"/>
                      <w:lang w:val="en-US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lang w:val="en-US"/>
                  <w:rPrChange w:id="726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27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c</w:t>
              </w:r>
              <w:r w:rsidRPr="009313E3">
                <w:rPr>
                  <w:rFonts w:ascii="Times New Roman" w:eastAsia="Arial" w:hAnsi="Times New Roman" w:cs="Times New Roman"/>
                  <w:spacing w:val="-11"/>
                  <w:szCs w:val="24"/>
                  <w:lang w:val="en-US"/>
                  <w:rPrChange w:id="728" w:author="fernando manuel guzman aja" w:date="2017-04-07T19:12:00Z">
                    <w:rPr>
                      <w:rFonts w:ascii="Calibri" w:eastAsia="Arial" w:hAnsi="Calibri" w:cs="Calibri"/>
                      <w:spacing w:val="-11"/>
                      <w:szCs w:val="24"/>
                      <w:lang w:val="en-US"/>
                    </w:rPr>
                  </w:rPrChange>
                </w:rPr>
                <w:t xml:space="preserve"> </w:t>
              </w:r>
              <w:r w:rsidRPr="009313E3">
                <w:rPr>
                  <w:rFonts w:ascii="Times New Roman" w:eastAsia="Arial" w:hAnsi="Times New Roman" w:cs="Times New Roman"/>
                  <w:spacing w:val="-7"/>
                  <w:szCs w:val="24"/>
                  <w:lang w:val="en-US"/>
                  <w:rPrChange w:id="729" w:author="fernando manuel guzman aja" w:date="2017-04-07T19:12:00Z">
                    <w:rPr>
                      <w:rFonts w:ascii="Calibri" w:eastAsia="Arial" w:hAnsi="Calibri" w:cs="Calibri"/>
                      <w:spacing w:val="-7"/>
                      <w:szCs w:val="24"/>
                      <w:lang w:val="en-US"/>
                    </w:rPr>
                  </w:rPrChange>
                </w:rPr>
                <w:t>f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lang w:val="en-US"/>
                  <w:rPrChange w:id="730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lang w:val="en-US"/>
                  <w:rPrChange w:id="731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  <w:lang w:val="en-US"/>
                    </w:rPr>
                  </w:rPrChange>
                </w:rPr>
                <w:t>n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32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a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33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l</w:t>
              </w:r>
              <w:r w:rsidRPr="009313E3">
                <w:rPr>
                  <w:rFonts w:ascii="Times New Roman" w:eastAsia="Arial" w:hAnsi="Times New Roman" w:cs="Times New Roman"/>
                  <w:spacing w:val="-19"/>
                  <w:szCs w:val="24"/>
                  <w:lang w:val="en-US"/>
                  <w:rPrChange w:id="734" w:author="fernando manuel guzman aja" w:date="2017-04-07T19:12:00Z">
                    <w:rPr>
                      <w:rFonts w:ascii="Calibri" w:eastAsia="Arial" w:hAnsi="Calibri" w:cs="Calibri"/>
                      <w:spacing w:val="-19"/>
                      <w:szCs w:val="24"/>
                      <w:lang w:val="en-US"/>
                    </w:rPr>
                  </w:rPrChange>
                </w:rPr>
                <w:t xml:space="preserve"> 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lang w:val="en-US"/>
                  <w:rPrChange w:id="735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lang w:val="en-US"/>
                  <w:rPrChange w:id="736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  <w:lang w:val="en-US"/>
                    </w:rPr>
                  </w:rPrChange>
                </w:rPr>
                <w:t>n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37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pacing w:val="-22"/>
                  <w:szCs w:val="24"/>
                  <w:lang w:val="en-US"/>
                  <w:rPrChange w:id="738" w:author="fernando manuel guzman aja" w:date="2017-04-07T19:12:00Z">
                    <w:rPr>
                      <w:rFonts w:ascii="Calibri" w:eastAsia="Arial" w:hAnsi="Calibri" w:cs="Calibri"/>
                      <w:spacing w:val="-22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-5"/>
                  <w:szCs w:val="24"/>
                  <w:lang w:val="en-US"/>
                  <w:rPrChange w:id="739" w:author="fernando manuel guzman aja" w:date="2017-04-07T19:12:00Z">
                    <w:rPr>
                      <w:rFonts w:ascii="Calibri" w:eastAsia="Arial" w:hAnsi="Calibri" w:cs="Calibri"/>
                      <w:spacing w:val="-5"/>
                      <w:szCs w:val="24"/>
                      <w:lang w:val="en-US"/>
                    </w:rPr>
                  </w:rPrChange>
                </w:rPr>
                <w:t>M</w:t>
              </w:r>
              <w:r w:rsidRPr="009313E3">
                <w:rPr>
                  <w:rFonts w:ascii="Times New Roman" w:eastAsia="Arial" w:hAnsi="Times New Roman" w:cs="Times New Roman"/>
                  <w:spacing w:val="-22"/>
                  <w:szCs w:val="24"/>
                  <w:lang w:val="en-US"/>
                  <w:rPrChange w:id="740" w:author="fernando manuel guzman aja" w:date="2017-04-07T19:12:00Z">
                    <w:rPr>
                      <w:rFonts w:ascii="Calibri" w:eastAsia="Arial" w:hAnsi="Calibri" w:cs="Calibri"/>
                      <w:spacing w:val="-22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-8"/>
                  <w:szCs w:val="24"/>
                  <w:lang w:val="en-US"/>
                  <w:rPrChange w:id="741" w:author="fernando manuel guzman aja" w:date="2017-04-07T19:12:00Z">
                    <w:rPr>
                      <w:rFonts w:ascii="Calibri" w:eastAsia="Arial" w:hAnsi="Calibri" w:cs="Calibri"/>
                      <w:spacing w:val="-8"/>
                      <w:szCs w:val="24"/>
                      <w:lang w:val="en-US"/>
                    </w:rPr>
                  </w:rPrChange>
                </w:rPr>
                <w:t>N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42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_</w:t>
              </w:r>
              <w:r w:rsidRPr="009313E3">
                <w:rPr>
                  <w:rFonts w:ascii="Times New Roman" w:eastAsia="Arial" w:hAnsi="Times New Roman" w:cs="Times New Roman"/>
                  <w:spacing w:val="-2"/>
                  <w:szCs w:val="24"/>
                  <w:lang w:val="en-US"/>
                  <w:rPrChange w:id="743" w:author="fernando manuel guzman aja" w:date="2017-04-07T19:12:00Z">
                    <w:rPr>
                      <w:rFonts w:ascii="Calibri" w:eastAsia="Arial" w:hAnsi="Calibri" w:cs="Calibri"/>
                      <w:spacing w:val="-2"/>
                      <w:szCs w:val="24"/>
                      <w:lang w:val="en-US"/>
                    </w:rPr>
                  </w:rPrChange>
                </w:rPr>
                <w:t>W</w:t>
              </w:r>
              <w:r w:rsidRPr="009313E3">
                <w:rPr>
                  <w:rFonts w:ascii="Times New Roman" w:eastAsia="Arial" w:hAnsi="Times New Roman" w:cs="Times New Roman"/>
                  <w:spacing w:val="-22"/>
                  <w:szCs w:val="24"/>
                  <w:lang w:val="en-US"/>
                  <w:rPrChange w:id="744" w:author="fernando manuel guzman aja" w:date="2017-04-07T19:12:00Z">
                    <w:rPr>
                      <w:rFonts w:ascii="Calibri" w:eastAsia="Arial" w:hAnsi="Calibri" w:cs="Calibri"/>
                      <w:spacing w:val="-22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lang w:val="en-US"/>
                  <w:rPrChange w:id="745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  <w:lang w:val="en-US"/>
                    </w:rPr>
                  </w:rPrChange>
                </w:rPr>
                <w:t>D</w:t>
              </w:r>
              <w:r w:rsidRPr="009313E3">
                <w:rPr>
                  <w:rFonts w:ascii="Times New Roman" w:eastAsia="Arial" w:hAnsi="Times New Roman" w:cs="Times New Roman"/>
                  <w:spacing w:val="-12"/>
                  <w:szCs w:val="24"/>
                  <w:lang w:val="en-US"/>
                  <w:rPrChange w:id="746" w:author="fernando manuel guzman aja" w:date="2017-04-07T19:12:00Z">
                    <w:rPr>
                      <w:rFonts w:ascii="Calibri" w:eastAsia="Arial" w:hAnsi="Calibri" w:cs="Calibri"/>
                      <w:spacing w:val="-12"/>
                      <w:szCs w:val="24"/>
                      <w:lang w:val="en-US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47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H</w:t>
              </w:r>
              <w:r w:rsidRPr="009313E3">
                <w:rPr>
                  <w:rFonts w:ascii="Times New Roman" w:eastAsia="Arial" w:hAnsi="Times New Roman" w:cs="Times New Roman"/>
                  <w:spacing w:val="-24"/>
                  <w:szCs w:val="24"/>
                  <w:lang w:val="en-US"/>
                  <w:rPrChange w:id="748" w:author="fernando manuel guzman aja" w:date="2017-04-07T19:12:00Z">
                    <w:rPr>
                      <w:rFonts w:ascii="Calibri" w:eastAsia="Arial" w:hAnsi="Calibri" w:cs="Calibri"/>
                      <w:spacing w:val="-24"/>
                      <w:szCs w:val="24"/>
                      <w:lang w:val="en-US"/>
                    </w:rPr>
                  </w:rPrChange>
                </w:rPr>
                <w:t xml:space="preserve"> 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49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=</w:t>
              </w:r>
              <w:r w:rsidRPr="009313E3">
                <w:rPr>
                  <w:rFonts w:ascii="Times New Roman" w:eastAsia="Arial" w:hAnsi="Times New Roman" w:cs="Times New Roman"/>
                  <w:spacing w:val="-12"/>
                  <w:szCs w:val="24"/>
                  <w:lang w:val="en-US"/>
                  <w:rPrChange w:id="750" w:author="fernando manuel guzman aja" w:date="2017-04-07T19:12:00Z">
                    <w:rPr>
                      <w:rFonts w:ascii="Calibri" w:eastAsia="Arial" w:hAnsi="Calibri" w:cs="Calibri"/>
                      <w:spacing w:val="-12"/>
                      <w:szCs w:val="24"/>
                      <w:lang w:val="en-US"/>
                    </w:rPr>
                  </w:rPrChange>
                </w:rPr>
                <w:t xml:space="preserve"> 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51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4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52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;</w:t>
              </w:r>
            </w:ins>
          </w:p>
          <w:p w:rsidR="009313E3" w:rsidRPr="009313E3" w:rsidRDefault="009313E3" w:rsidP="00D26165">
            <w:pPr>
              <w:rPr>
                <w:ins w:id="753" w:author="fernando manuel guzman aja" w:date="2017-04-07T19:08:00Z"/>
                <w:rFonts w:ascii="Times New Roman" w:eastAsia="Arial" w:hAnsi="Times New Roman" w:cs="Times New Roman"/>
                <w:spacing w:val="2"/>
                <w:szCs w:val="24"/>
                <w:lang w:val="en-US"/>
                <w:rPrChange w:id="754" w:author="fernando manuel guzman aja" w:date="2017-04-07T19:12:00Z">
                  <w:rPr>
                    <w:ins w:id="755" w:author="fernando manuel guzman aja" w:date="2017-04-07T19:08:00Z"/>
                    <w:rFonts w:ascii="Calibri" w:eastAsia="Arial" w:hAnsi="Calibri" w:cs="Calibri"/>
                    <w:spacing w:val="2"/>
                    <w:szCs w:val="24"/>
                    <w:lang w:val="en-US"/>
                  </w:rPr>
                </w:rPrChange>
              </w:rPr>
            </w:pPr>
            <w:ins w:id="756" w:author="fernando manuel guzman aja" w:date="2017-04-07T19:08:00Z"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57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 xml:space="preserve">   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58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p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lang w:val="en-US"/>
                  <w:rPrChange w:id="759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  <w:lang w:val="en-US"/>
                    </w:rPr>
                  </w:rPrChange>
                </w:rPr>
                <w:t>u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60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b</w:t>
              </w:r>
              <w:r w:rsidRPr="009313E3">
                <w:rPr>
                  <w:rFonts w:ascii="Times New Roman" w:eastAsia="Arial" w:hAnsi="Times New Roman" w:cs="Times New Roman"/>
                  <w:spacing w:val="-8"/>
                  <w:szCs w:val="24"/>
                  <w:lang w:val="en-US"/>
                  <w:rPrChange w:id="761" w:author="fernando manuel guzman aja" w:date="2017-04-07T19:12:00Z">
                    <w:rPr>
                      <w:rFonts w:ascii="Calibri" w:eastAsia="Arial" w:hAnsi="Calibri" w:cs="Calibri"/>
                      <w:spacing w:val="-8"/>
                      <w:szCs w:val="24"/>
                      <w:lang w:val="en-US"/>
                    </w:rPr>
                  </w:rPrChange>
                </w:rPr>
                <w:t>l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lang w:val="en-US"/>
                  <w:rPrChange w:id="762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63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c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lang w:val="en-US"/>
                  <w:rPrChange w:id="764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  <w:lang w:val="en-US"/>
                    </w:rPr>
                  </w:rPrChange>
                </w:rPr>
                <w:t xml:space="preserve"> 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65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s</w:t>
              </w:r>
              <w:r w:rsidRPr="009313E3">
                <w:rPr>
                  <w:rFonts w:ascii="Times New Roman" w:eastAsia="Arial" w:hAnsi="Times New Roman" w:cs="Times New Roman"/>
                  <w:spacing w:val="-7"/>
                  <w:szCs w:val="24"/>
                  <w:lang w:val="en-US"/>
                  <w:rPrChange w:id="766" w:author="fernando manuel guzman aja" w:date="2017-04-07T19:12:00Z">
                    <w:rPr>
                      <w:rFonts w:ascii="Calibri" w:eastAsia="Arial" w:hAnsi="Calibri" w:cs="Calibri"/>
                      <w:spacing w:val="-7"/>
                      <w:szCs w:val="24"/>
                      <w:lang w:val="en-US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67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a</w:t>
              </w:r>
              <w:r w:rsidRPr="009313E3">
                <w:rPr>
                  <w:rFonts w:ascii="Times New Roman" w:eastAsia="Arial" w:hAnsi="Times New Roman" w:cs="Times New Roman"/>
                  <w:spacing w:val="-7"/>
                  <w:szCs w:val="24"/>
                  <w:lang w:val="en-US"/>
                  <w:rPrChange w:id="768" w:author="fernando manuel guzman aja" w:date="2017-04-07T19:12:00Z">
                    <w:rPr>
                      <w:rFonts w:ascii="Calibri" w:eastAsia="Arial" w:hAnsi="Calibri" w:cs="Calibri"/>
                      <w:spacing w:val="-7"/>
                      <w:szCs w:val="24"/>
                      <w:lang w:val="en-US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lang w:val="en-US"/>
                  <w:rPrChange w:id="769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70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c</w:t>
              </w:r>
              <w:r w:rsidRPr="009313E3">
                <w:rPr>
                  <w:rFonts w:ascii="Times New Roman" w:eastAsia="Arial" w:hAnsi="Times New Roman" w:cs="Times New Roman"/>
                  <w:spacing w:val="-11"/>
                  <w:szCs w:val="24"/>
                  <w:lang w:val="en-US"/>
                  <w:rPrChange w:id="771" w:author="fernando manuel guzman aja" w:date="2017-04-07T19:12:00Z">
                    <w:rPr>
                      <w:rFonts w:ascii="Calibri" w:eastAsia="Arial" w:hAnsi="Calibri" w:cs="Calibri"/>
                      <w:spacing w:val="-11"/>
                      <w:szCs w:val="24"/>
                      <w:lang w:val="en-US"/>
                    </w:rPr>
                  </w:rPrChange>
                </w:rPr>
                <w:t xml:space="preserve"> </w:t>
              </w:r>
              <w:r w:rsidRPr="009313E3">
                <w:rPr>
                  <w:rFonts w:ascii="Times New Roman" w:eastAsia="Arial" w:hAnsi="Times New Roman" w:cs="Times New Roman"/>
                  <w:spacing w:val="-7"/>
                  <w:szCs w:val="24"/>
                  <w:lang w:val="en-US"/>
                  <w:rPrChange w:id="772" w:author="fernando manuel guzman aja" w:date="2017-04-07T19:12:00Z">
                    <w:rPr>
                      <w:rFonts w:ascii="Calibri" w:eastAsia="Arial" w:hAnsi="Calibri" w:cs="Calibri"/>
                      <w:spacing w:val="-7"/>
                      <w:szCs w:val="24"/>
                      <w:lang w:val="en-US"/>
                    </w:rPr>
                  </w:rPrChange>
                </w:rPr>
                <w:t>f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lang w:val="en-US"/>
                  <w:rPrChange w:id="773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lang w:val="en-US"/>
                  <w:rPrChange w:id="774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  <w:lang w:val="en-US"/>
                    </w:rPr>
                  </w:rPrChange>
                </w:rPr>
                <w:t>n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75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a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76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l</w:t>
              </w:r>
              <w:r w:rsidRPr="009313E3">
                <w:rPr>
                  <w:rFonts w:ascii="Times New Roman" w:eastAsia="Arial" w:hAnsi="Times New Roman" w:cs="Times New Roman"/>
                  <w:spacing w:val="-19"/>
                  <w:szCs w:val="24"/>
                  <w:lang w:val="en-US"/>
                  <w:rPrChange w:id="777" w:author="fernando manuel guzman aja" w:date="2017-04-07T19:12:00Z">
                    <w:rPr>
                      <w:rFonts w:ascii="Calibri" w:eastAsia="Arial" w:hAnsi="Calibri" w:cs="Calibri"/>
                      <w:spacing w:val="-19"/>
                      <w:szCs w:val="24"/>
                      <w:lang w:val="en-US"/>
                    </w:rPr>
                  </w:rPrChange>
                </w:rPr>
                <w:t xml:space="preserve"> 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lang w:val="en-US"/>
                  <w:rPrChange w:id="778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lang w:val="en-US"/>
                  <w:rPrChange w:id="779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  <w:lang w:val="en-US"/>
                    </w:rPr>
                  </w:rPrChange>
                </w:rPr>
                <w:t>n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80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pacing w:val="-22"/>
                  <w:szCs w:val="24"/>
                  <w:lang w:val="en-US"/>
                  <w:rPrChange w:id="781" w:author="fernando manuel guzman aja" w:date="2017-04-07T19:12:00Z">
                    <w:rPr>
                      <w:rFonts w:ascii="Calibri" w:eastAsia="Arial" w:hAnsi="Calibri" w:cs="Calibri"/>
                      <w:spacing w:val="-22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-5"/>
                  <w:szCs w:val="24"/>
                  <w:lang w:val="en-US"/>
                  <w:rPrChange w:id="782" w:author="fernando manuel guzman aja" w:date="2017-04-07T19:12:00Z">
                    <w:rPr>
                      <w:rFonts w:ascii="Calibri" w:eastAsia="Arial" w:hAnsi="Calibri" w:cs="Calibri"/>
                      <w:spacing w:val="-5"/>
                      <w:szCs w:val="24"/>
                      <w:lang w:val="en-US"/>
                    </w:rPr>
                  </w:rPrChange>
                </w:rPr>
                <w:t>M</w:t>
              </w:r>
              <w:r w:rsidRPr="009313E3">
                <w:rPr>
                  <w:rFonts w:ascii="Times New Roman" w:eastAsia="Arial" w:hAnsi="Times New Roman" w:cs="Times New Roman"/>
                  <w:spacing w:val="5"/>
                  <w:szCs w:val="24"/>
                  <w:lang w:val="en-US"/>
                  <w:rPrChange w:id="783" w:author="fernando manuel guzman aja" w:date="2017-04-07T19:12:00Z">
                    <w:rPr>
                      <w:rFonts w:ascii="Calibri" w:eastAsia="Arial" w:hAnsi="Calibri" w:cs="Calibri"/>
                      <w:spacing w:val="5"/>
                      <w:szCs w:val="24"/>
                      <w:lang w:val="en-US"/>
                    </w:rPr>
                  </w:rPrChange>
                </w:rPr>
                <w:t>AX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84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_</w:t>
              </w:r>
              <w:r w:rsidRPr="009313E3">
                <w:rPr>
                  <w:rFonts w:ascii="Times New Roman" w:eastAsia="Arial" w:hAnsi="Times New Roman" w:cs="Times New Roman"/>
                  <w:spacing w:val="-2"/>
                  <w:szCs w:val="24"/>
                  <w:lang w:val="en-US"/>
                  <w:rPrChange w:id="785" w:author="fernando manuel guzman aja" w:date="2017-04-07T19:12:00Z">
                    <w:rPr>
                      <w:rFonts w:ascii="Calibri" w:eastAsia="Arial" w:hAnsi="Calibri" w:cs="Calibri"/>
                      <w:spacing w:val="-2"/>
                      <w:szCs w:val="24"/>
                      <w:lang w:val="en-US"/>
                    </w:rPr>
                  </w:rPrChange>
                </w:rPr>
                <w:t>W</w:t>
              </w:r>
              <w:r w:rsidRPr="009313E3">
                <w:rPr>
                  <w:rFonts w:ascii="Times New Roman" w:eastAsia="Arial" w:hAnsi="Times New Roman" w:cs="Times New Roman"/>
                  <w:spacing w:val="-22"/>
                  <w:szCs w:val="24"/>
                  <w:lang w:val="en-US"/>
                  <w:rPrChange w:id="786" w:author="fernando manuel guzman aja" w:date="2017-04-07T19:12:00Z">
                    <w:rPr>
                      <w:rFonts w:ascii="Calibri" w:eastAsia="Arial" w:hAnsi="Calibri" w:cs="Calibri"/>
                      <w:spacing w:val="-22"/>
                      <w:szCs w:val="24"/>
                      <w:lang w:val="en-US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lang w:val="en-US"/>
                  <w:rPrChange w:id="787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  <w:lang w:val="en-US"/>
                    </w:rPr>
                  </w:rPrChange>
                </w:rPr>
                <w:t>D</w:t>
              </w:r>
              <w:r w:rsidRPr="009313E3">
                <w:rPr>
                  <w:rFonts w:ascii="Times New Roman" w:eastAsia="Arial" w:hAnsi="Times New Roman" w:cs="Times New Roman"/>
                  <w:spacing w:val="-12"/>
                  <w:szCs w:val="24"/>
                  <w:lang w:val="en-US"/>
                  <w:rPrChange w:id="788" w:author="fernando manuel guzman aja" w:date="2017-04-07T19:12:00Z">
                    <w:rPr>
                      <w:rFonts w:ascii="Calibri" w:eastAsia="Arial" w:hAnsi="Calibri" w:cs="Calibri"/>
                      <w:spacing w:val="-12"/>
                      <w:szCs w:val="24"/>
                      <w:lang w:val="en-US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89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H</w:t>
              </w:r>
              <w:r w:rsidRPr="009313E3">
                <w:rPr>
                  <w:rFonts w:ascii="Times New Roman" w:eastAsia="Arial" w:hAnsi="Times New Roman" w:cs="Times New Roman"/>
                  <w:spacing w:val="-22"/>
                  <w:szCs w:val="24"/>
                  <w:lang w:val="en-US"/>
                  <w:rPrChange w:id="790" w:author="fernando manuel guzman aja" w:date="2017-04-07T19:12:00Z">
                    <w:rPr>
                      <w:rFonts w:ascii="Calibri" w:eastAsia="Arial" w:hAnsi="Calibri" w:cs="Calibri"/>
                      <w:spacing w:val="-22"/>
                      <w:szCs w:val="24"/>
                      <w:lang w:val="en-US"/>
                    </w:rPr>
                  </w:rPrChange>
                </w:rPr>
                <w:t xml:space="preserve"> </w:t>
              </w:r>
              <w:r w:rsidRPr="009313E3">
                <w:rPr>
                  <w:rFonts w:ascii="Times New Roman" w:eastAsia="Arial" w:hAnsi="Times New Roman" w:cs="Times New Roman"/>
                  <w:szCs w:val="24"/>
                  <w:lang w:val="en-US"/>
                  <w:rPrChange w:id="791" w:author="fernando manuel guzman aja" w:date="2017-04-07T19:12:00Z">
                    <w:rPr>
                      <w:rFonts w:ascii="Calibri" w:eastAsia="Arial" w:hAnsi="Calibri" w:cs="Calibri"/>
                      <w:szCs w:val="24"/>
                      <w:lang w:val="en-US"/>
                    </w:rPr>
                  </w:rPrChange>
                </w:rPr>
                <w:t>=</w:t>
              </w:r>
              <w:r w:rsidRPr="009313E3">
                <w:rPr>
                  <w:rFonts w:ascii="Times New Roman" w:eastAsia="Arial" w:hAnsi="Times New Roman" w:cs="Times New Roman"/>
                  <w:spacing w:val="-12"/>
                  <w:szCs w:val="24"/>
                  <w:lang w:val="en-US"/>
                  <w:rPrChange w:id="792" w:author="fernando manuel guzman aja" w:date="2017-04-07T19:12:00Z">
                    <w:rPr>
                      <w:rFonts w:ascii="Calibri" w:eastAsia="Arial" w:hAnsi="Calibri" w:cs="Calibri"/>
                      <w:spacing w:val="-12"/>
                      <w:szCs w:val="24"/>
                      <w:lang w:val="en-US"/>
                    </w:rPr>
                  </w:rPrChange>
                </w:rPr>
                <w:t xml:space="preserve"> 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lang w:val="en-US"/>
                  <w:rPrChange w:id="793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  <w:lang w:val="en-US"/>
                    </w:rPr>
                  </w:rPrChange>
                </w:rPr>
                <w:t>999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794" w:author="fernando manuel guzman aja" w:date="2017-04-07T19:08:00Z"/>
                <w:rFonts w:ascii="Times New Roman" w:hAnsi="Times New Roman" w:cs="Times New Roman"/>
                <w:sz w:val="20"/>
                <w:rPrChange w:id="795" w:author="fernando manuel guzman aja" w:date="2017-04-07T19:12:00Z">
                  <w:rPr>
                    <w:ins w:id="79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79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79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3._Convenciones para Clases</w:t>
              </w:r>
            </w:ins>
          </w:p>
          <w:p w:rsidR="009313E3" w:rsidRPr="009313E3" w:rsidRDefault="009313E3" w:rsidP="00D26165">
            <w:pPr>
              <w:rPr>
                <w:ins w:id="799" w:author="fernando manuel guzman aja" w:date="2017-04-07T19:08:00Z"/>
                <w:rFonts w:ascii="Times New Roman" w:hAnsi="Times New Roman" w:cs="Times New Roman"/>
                <w:sz w:val="20"/>
                <w:rPrChange w:id="800" w:author="fernando manuel guzman aja" w:date="2017-04-07T19:12:00Z">
                  <w:rPr>
                    <w:ins w:id="80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80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03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Transporte</w:t>
              </w:r>
            </w:ins>
          </w:p>
          <w:p w:rsidR="009313E3" w:rsidRPr="009313E3" w:rsidRDefault="009313E3" w:rsidP="00D26165">
            <w:pPr>
              <w:rPr>
                <w:ins w:id="804" w:author="fernando manuel guzman aja" w:date="2017-04-07T19:08:00Z"/>
                <w:rFonts w:ascii="Times New Roman" w:hAnsi="Times New Roman" w:cs="Times New Roman"/>
                <w:sz w:val="20"/>
                <w:rPrChange w:id="805" w:author="fernando manuel guzman aja" w:date="2017-04-07T19:12:00Z">
                  <w:rPr>
                    <w:ins w:id="80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80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0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Persona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809" w:author="fernando manuel guzman aja" w:date="2017-04-07T19:08:00Z"/>
                <w:rFonts w:ascii="Times New Roman" w:hAnsi="Times New Roman" w:cs="Times New Roman"/>
                <w:sz w:val="20"/>
                <w:rPrChange w:id="810" w:author="fernando manuel guzman aja" w:date="2017-04-07T19:12:00Z">
                  <w:rPr>
                    <w:ins w:id="81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81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13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4._Convenciones para Atributos de Clases</w:t>
              </w:r>
            </w:ins>
          </w:p>
          <w:p w:rsidR="009313E3" w:rsidRPr="009313E3" w:rsidRDefault="009313E3" w:rsidP="00D26165">
            <w:pPr>
              <w:rPr>
                <w:ins w:id="814" w:author="fernando manuel guzman aja" w:date="2017-04-07T19:08:00Z"/>
                <w:rFonts w:ascii="Times New Roman" w:hAnsi="Times New Roman" w:cs="Times New Roman"/>
                <w:sz w:val="20"/>
                <w:rPrChange w:id="815" w:author="fernando manuel guzman aja" w:date="2017-04-07T19:12:00Z">
                  <w:rPr>
                    <w:ins w:id="81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81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1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strTipoTransporte</w:t>
              </w:r>
            </w:ins>
          </w:p>
          <w:p w:rsidR="009313E3" w:rsidRPr="009313E3" w:rsidRDefault="009313E3" w:rsidP="00D26165">
            <w:pPr>
              <w:rPr>
                <w:ins w:id="819" w:author="fernando manuel guzman aja" w:date="2017-04-07T19:08:00Z"/>
                <w:rFonts w:ascii="Times New Roman" w:hAnsi="Times New Roman" w:cs="Times New Roman"/>
                <w:sz w:val="20"/>
                <w:rPrChange w:id="820" w:author="fernando manuel guzman aja" w:date="2017-04-07T19:12:00Z">
                  <w:rPr>
                    <w:ins w:id="82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82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23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fltAlturaPersona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824" w:author="fernando manuel guzman aja" w:date="2017-04-07T19:08:00Z"/>
                <w:rFonts w:ascii="Times New Roman" w:hAnsi="Times New Roman" w:cs="Times New Roman"/>
                <w:sz w:val="20"/>
                <w:rPrChange w:id="825" w:author="fernando manuel guzman aja" w:date="2017-04-07T19:12:00Z">
                  <w:rPr>
                    <w:ins w:id="82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82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2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5._Convenciones para Métodos</w:t>
              </w:r>
            </w:ins>
          </w:p>
          <w:p w:rsidR="009313E3" w:rsidRPr="009313E3" w:rsidRDefault="009313E3" w:rsidP="00D26165">
            <w:pPr>
              <w:spacing w:before="14" w:line="280" w:lineRule="exact"/>
              <w:rPr>
                <w:ins w:id="829" w:author="fernando manuel guzman aja" w:date="2017-04-07T19:08:00Z"/>
                <w:rFonts w:ascii="Times New Roman" w:eastAsia="Arial" w:hAnsi="Times New Roman" w:cs="Times New Roman"/>
                <w:szCs w:val="24"/>
                <w:rPrChange w:id="830" w:author="fernando manuel guzman aja" w:date="2017-04-07T19:12:00Z">
                  <w:rPr>
                    <w:ins w:id="831" w:author="fernando manuel guzman aja" w:date="2017-04-07T19:08:00Z"/>
                    <w:rFonts w:ascii="Calibri" w:eastAsia="Arial" w:hAnsi="Calibri" w:cs="Calibri"/>
                    <w:szCs w:val="24"/>
                  </w:rPr>
                </w:rPrChange>
              </w:rPr>
            </w:pPr>
            <w:ins w:id="83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33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</w:t>
              </w:r>
              <w:r w:rsidRPr="009313E3">
                <w:rPr>
                  <w:rFonts w:ascii="Times New Roman" w:eastAsia="Arial" w:hAnsi="Times New Roman" w:cs="Times New Roman"/>
                  <w:spacing w:val="-5"/>
                  <w:szCs w:val="24"/>
                  <w:rPrChange w:id="834" w:author="fernando manuel guzman aja" w:date="2017-04-07T19:12:00Z">
                    <w:rPr>
                      <w:rFonts w:ascii="Calibri" w:eastAsia="Arial" w:hAnsi="Calibri" w:cs="Calibri"/>
                      <w:spacing w:val="-5"/>
                      <w:szCs w:val="24"/>
                    </w:rPr>
                  </w:rPrChange>
                </w:rPr>
                <w:t>r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rPrChange w:id="835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</w:rPr>
                  </w:rPrChange>
                </w:rPr>
                <w:t>un</w:t>
              </w:r>
              <w:r w:rsidRPr="009313E3">
                <w:rPr>
                  <w:rFonts w:ascii="Times New Roman" w:eastAsia="Arial" w:hAnsi="Times New Roman" w:cs="Times New Roman"/>
                  <w:spacing w:val="3"/>
                  <w:szCs w:val="24"/>
                  <w:rPrChange w:id="836" w:author="fernando manuel guzman aja" w:date="2017-04-07T19:12:00Z">
                    <w:rPr>
                      <w:rFonts w:ascii="Calibri" w:eastAsia="Arial" w:hAnsi="Calibri" w:cs="Calibri"/>
                      <w:spacing w:val="3"/>
                      <w:szCs w:val="24"/>
                    </w:rPr>
                  </w:rPrChange>
                </w:rPr>
                <w:t>F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rPrChange w:id="837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</w:rPr>
                  </w:rPrChange>
                </w:rPr>
                <w:t>a</w:t>
              </w:r>
              <w:r w:rsidRPr="009313E3">
                <w:rPr>
                  <w:rFonts w:ascii="Times New Roman" w:eastAsia="Arial" w:hAnsi="Times New Roman" w:cs="Times New Roman"/>
                  <w:szCs w:val="24"/>
                  <w:rPrChange w:id="838" w:author="fernando manuel guzman aja" w:date="2017-04-07T19:12:00Z">
                    <w:rPr>
                      <w:rFonts w:ascii="Calibri" w:eastAsia="Arial" w:hAnsi="Calibri" w:cs="Calibri"/>
                      <w:szCs w:val="24"/>
                    </w:rPr>
                  </w:rPrChange>
                </w:rPr>
                <w:t>s</w:t>
              </w:r>
              <w:r w:rsidRPr="009313E3">
                <w:rPr>
                  <w:rFonts w:ascii="Times New Roman" w:eastAsia="Arial" w:hAnsi="Times New Roman" w:cs="Times New Roman"/>
                  <w:spacing w:val="-7"/>
                  <w:szCs w:val="24"/>
                  <w:rPrChange w:id="839" w:author="fernando manuel guzman aja" w:date="2017-04-07T19:12:00Z">
                    <w:rPr>
                      <w:rFonts w:ascii="Calibri" w:eastAsia="Arial" w:hAnsi="Calibri" w:cs="Calibri"/>
                      <w:spacing w:val="-7"/>
                      <w:szCs w:val="24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pacing w:val="-5"/>
                  <w:szCs w:val="24"/>
                  <w:rPrChange w:id="840" w:author="fernando manuel guzman aja" w:date="2017-04-07T19:12:00Z">
                    <w:rPr>
                      <w:rFonts w:ascii="Calibri" w:eastAsia="Arial" w:hAnsi="Calibri" w:cs="Calibri"/>
                      <w:spacing w:val="-5"/>
                      <w:szCs w:val="24"/>
                    </w:rPr>
                  </w:rPrChange>
                </w:rPr>
                <w:t>()</w:t>
              </w:r>
              <w:r w:rsidRPr="009313E3">
                <w:rPr>
                  <w:rFonts w:ascii="Times New Roman" w:eastAsia="Arial" w:hAnsi="Times New Roman" w:cs="Times New Roman"/>
                  <w:szCs w:val="24"/>
                  <w:rPrChange w:id="841" w:author="fernando manuel guzman aja" w:date="2017-04-07T19:12:00Z">
                    <w:rPr>
                      <w:rFonts w:ascii="Calibri" w:eastAsia="Arial" w:hAnsi="Calibri" w:cs="Calibri"/>
                      <w:szCs w:val="24"/>
                    </w:rPr>
                  </w:rPrChange>
                </w:rPr>
                <w:t xml:space="preserve">; </w:t>
              </w:r>
            </w:ins>
          </w:p>
          <w:p w:rsidR="009313E3" w:rsidRPr="009313E3" w:rsidRDefault="009313E3" w:rsidP="00D26165">
            <w:pPr>
              <w:spacing w:before="14" w:line="280" w:lineRule="exact"/>
              <w:rPr>
                <w:ins w:id="842" w:author="fernando manuel guzman aja" w:date="2017-04-07T19:08:00Z"/>
                <w:rFonts w:ascii="Times New Roman" w:eastAsia="Arial" w:hAnsi="Times New Roman" w:cs="Times New Roman"/>
                <w:szCs w:val="24"/>
                <w:rPrChange w:id="843" w:author="fernando manuel guzman aja" w:date="2017-04-07T19:12:00Z">
                  <w:rPr>
                    <w:ins w:id="844" w:author="fernando manuel guzman aja" w:date="2017-04-07T19:08:00Z"/>
                    <w:rFonts w:ascii="Calibri" w:eastAsia="Arial" w:hAnsi="Calibri" w:cs="Calibri"/>
                    <w:szCs w:val="24"/>
                  </w:rPr>
                </w:rPrChange>
              </w:rPr>
            </w:pPr>
            <w:ins w:id="845" w:author="fernando manuel guzman aja" w:date="2017-04-07T19:08:00Z">
              <w:r w:rsidRPr="009313E3">
                <w:rPr>
                  <w:rFonts w:ascii="Times New Roman" w:eastAsia="Arial" w:hAnsi="Times New Roman" w:cs="Times New Roman"/>
                  <w:szCs w:val="24"/>
                  <w:rPrChange w:id="846" w:author="fernando manuel guzman aja" w:date="2017-04-07T19:12:00Z">
                    <w:rPr>
                      <w:rFonts w:ascii="Calibri" w:eastAsia="Arial" w:hAnsi="Calibri" w:cs="Calibri"/>
                      <w:szCs w:val="24"/>
                    </w:rPr>
                  </w:rPrChange>
                </w:rPr>
                <w:t xml:space="preserve">     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rPrChange w:id="847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</w:rPr>
                  </w:rPrChange>
                </w:rPr>
                <w:t>ge</w:t>
              </w:r>
              <w:r w:rsidRPr="009313E3">
                <w:rPr>
                  <w:rFonts w:ascii="Times New Roman" w:eastAsia="Arial" w:hAnsi="Times New Roman" w:cs="Times New Roman"/>
                  <w:spacing w:val="-7"/>
                  <w:szCs w:val="24"/>
                  <w:rPrChange w:id="848" w:author="fernando manuel guzman aja" w:date="2017-04-07T19:12:00Z">
                    <w:rPr>
                      <w:rFonts w:ascii="Calibri" w:eastAsia="Arial" w:hAnsi="Calibri" w:cs="Calibri"/>
                      <w:spacing w:val="-7"/>
                      <w:szCs w:val="24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pacing w:val="5"/>
                  <w:szCs w:val="24"/>
                  <w:rPrChange w:id="849" w:author="fernando manuel guzman aja" w:date="2017-04-07T19:12:00Z">
                    <w:rPr>
                      <w:rFonts w:ascii="Calibri" w:eastAsia="Arial" w:hAnsi="Calibri" w:cs="Calibri"/>
                      <w:spacing w:val="5"/>
                      <w:szCs w:val="24"/>
                    </w:rPr>
                  </w:rPrChange>
                </w:rPr>
                <w:t>B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rPrChange w:id="850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</w:rPr>
                  </w:rPrChange>
                </w:rPr>
                <w:t>a</w:t>
              </w:r>
              <w:r w:rsidRPr="009313E3">
                <w:rPr>
                  <w:rFonts w:ascii="Times New Roman" w:eastAsia="Arial" w:hAnsi="Times New Roman" w:cs="Times New Roman"/>
                  <w:szCs w:val="24"/>
                  <w:rPrChange w:id="851" w:author="fernando manuel guzman aja" w:date="2017-04-07T19:12:00Z">
                    <w:rPr>
                      <w:rFonts w:ascii="Calibri" w:eastAsia="Arial" w:hAnsi="Calibri" w:cs="Calibri"/>
                      <w:szCs w:val="24"/>
                    </w:rPr>
                  </w:rPrChange>
                </w:rPr>
                <w:t>ck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rPrChange w:id="852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</w:rPr>
                  </w:rPrChange>
                </w:rPr>
                <w:t>g</w:t>
              </w:r>
              <w:r w:rsidRPr="009313E3">
                <w:rPr>
                  <w:rFonts w:ascii="Times New Roman" w:eastAsia="Arial" w:hAnsi="Times New Roman" w:cs="Times New Roman"/>
                  <w:spacing w:val="-5"/>
                  <w:szCs w:val="24"/>
                  <w:rPrChange w:id="853" w:author="fernando manuel guzman aja" w:date="2017-04-07T19:12:00Z">
                    <w:rPr>
                      <w:rFonts w:ascii="Calibri" w:eastAsia="Arial" w:hAnsi="Calibri" w:cs="Calibri"/>
                      <w:spacing w:val="-5"/>
                      <w:szCs w:val="24"/>
                    </w:rPr>
                  </w:rPrChange>
                </w:rPr>
                <w:t>r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rPrChange w:id="854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</w:rPr>
                  </w:rPrChange>
                </w:rPr>
                <w:t>o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rPrChange w:id="855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</w:rPr>
                  </w:rPrChange>
                </w:rPr>
                <w:t>un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rPrChange w:id="856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</w:rPr>
                  </w:rPrChange>
                </w:rPr>
                <w:t>d</w:t>
              </w:r>
              <w:r w:rsidRPr="009313E3">
                <w:rPr>
                  <w:rFonts w:ascii="Times New Roman" w:eastAsia="Arial" w:hAnsi="Times New Roman" w:cs="Times New Roman"/>
                  <w:spacing w:val="-5"/>
                  <w:szCs w:val="24"/>
                  <w:rPrChange w:id="857" w:author="fernando manuel guzman aja" w:date="2017-04-07T19:12:00Z">
                    <w:rPr>
                      <w:rFonts w:ascii="Calibri" w:eastAsia="Arial" w:hAnsi="Calibri" w:cs="Calibri"/>
                      <w:spacing w:val="-5"/>
                      <w:szCs w:val="24"/>
                    </w:rPr>
                  </w:rPrChange>
                </w:rPr>
                <w:t>()</w:t>
              </w:r>
              <w:r w:rsidRPr="009313E3">
                <w:rPr>
                  <w:rFonts w:ascii="Times New Roman" w:eastAsia="Arial" w:hAnsi="Times New Roman" w:cs="Times New Roman"/>
                  <w:szCs w:val="24"/>
                  <w:rPrChange w:id="858" w:author="fernando manuel guzman aja" w:date="2017-04-07T19:12:00Z">
                    <w:rPr>
                      <w:rFonts w:ascii="Calibri" w:eastAsia="Arial" w:hAnsi="Calibri" w:cs="Calibri"/>
                      <w:szCs w:val="24"/>
                    </w:rPr>
                  </w:rPrChange>
                </w:rPr>
                <w:t>;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859" w:author="fernando manuel guzman aja" w:date="2017-04-07T19:08:00Z"/>
                <w:rFonts w:ascii="Times New Roman" w:hAnsi="Times New Roman" w:cs="Times New Roman"/>
                <w:sz w:val="20"/>
                <w:rPrChange w:id="860" w:author="fernando manuel guzman aja" w:date="2017-04-07T19:12:00Z">
                  <w:rPr>
                    <w:ins w:id="86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</w:tc>
      </w:tr>
      <w:tr w:rsidR="009313E3" w:rsidRPr="009313E3" w:rsidTr="009313E3">
        <w:trPr>
          <w:cantSplit/>
          <w:jc w:val="center"/>
          <w:ins w:id="862" w:author="fernando manuel guzman aja" w:date="2017-04-07T19:08:00Z"/>
          <w:trPrChange w:id="863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864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865" w:author="fernando manuel guzman aja" w:date="2017-04-07T19:08:00Z"/>
                <w:rFonts w:ascii="Times New Roman" w:hAnsi="Times New Roman" w:cs="Times New Roman"/>
                <w:sz w:val="20"/>
                <w:rPrChange w:id="866" w:author="fernando manuel guzman aja" w:date="2017-04-07T19:12:00Z">
                  <w:rPr>
                    <w:ins w:id="867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86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69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 xml:space="preserve">Comentarios  </w:t>
              </w:r>
            </w:ins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PrChange w:id="870" w:author="fernando manuel guzman aja" w:date="2017-04-07T19:09:00Z">
              <w:tcPr>
                <w:tcW w:w="7452" w:type="dxa"/>
                <w:tcBorders>
                  <w:top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9313E3">
            <w:pPr>
              <w:numPr>
                <w:ilvl w:val="0"/>
                <w:numId w:val="2"/>
              </w:numPr>
              <w:spacing w:before="40" w:after="40" w:line="240" w:lineRule="auto"/>
              <w:rPr>
                <w:ins w:id="871" w:author="fernando manuel guzman aja" w:date="2017-04-07T19:08:00Z"/>
                <w:rFonts w:ascii="Times New Roman" w:hAnsi="Times New Roman" w:cs="Times New Roman"/>
                <w:sz w:val="20"/>
                <w:lang w:val="en-US"/>
                <w:rPrChange w:id="872" w:author="fernando manuel guzman aja" w:date="2017-04-07T19:12:00Z">
                  <w:rPr>
                    <w:ins w:id="873" w:author="fernando manuel guzman aja" w:date="2017-04-07T19:08:00Z"/>
                    <w:rFonts w:ascii="Calibri" w:hAnsi="Calibri" w:cs="Calibri"/>
                    <w:sz w:val="20"/>
                    <w:lang w:val="en-US"/>
                  </w:rPr>
                </w:rPrChange>
              </w:rPr>
            </w:pPr>
            <w:ins w:id="87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75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Todas las funciones tienen que estar documentadas explicando que realiza cada uno de ellas. </w:t>
              </w:r>
              <w:r w:rsidRPr="009313E3">
                <w:rPr>
                  <w:rFonts w:ascii="Times New Roman" w:hAnsi="Times New Roman" w:cs="Times New Roman"/>
                  <w:sz w:val="20"/>
                  <w:lang w:val="en-US"/>
                  <w:rPrChange w:id="876" w:author="fernando manuel guzman aja" w:date="2017-04-07T19:12:00Z">
                    <w:rPr>
                      <w:rFonts w:ascii="Calibri" w:hAnsi="Calibri" w:cs="Calibri"/>
                      <w:sz w:val="20"/>
                      <w:lang w:val="en-US"/>
                    </w:rPr>
                  </w:rPrChange>
                </w:rPr>
                <w:t xml:space="preserve">Para ello se </w:t>
              </w:r>
              <w:r w:rsidRPr="009313E3">
                <w:rPr>
                  <w:rFonts w:ascii="Times New Roman" w:hAnsi="Times New Roman" w:cs="Times New Roman"/>
                  <w:sz w:val="20"/>
                  <w:rPrChange w:id="877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utilizará</w:t>
              </w:r>
              <w:r w:rsidRPr="009313E3">
                <w:rPr>
                  <w:rFonts w:ascii="Times New Roman" w:hAnsi="Times New Roman" w:cs="Times New Roman"/>
                  <w:sz w:val="20"/>
                  <w:lang w:val="en-US"/>
                  <w:rPrChange w:id="878" w:author="fernando manuel guzman aja" w:date="2017-04-07T19:12:00Z">
                    <w:rPr>
                      <w:rFonts w:ascii="Calibri" w:hAnsi="Calibri" w:cs="Calibri"/>
                      <w:sz w:val="20"/>
                      <w:lang w:val="en-US"/>
                    </w:rPr>
                  </w:rPrChange>
                </w:rPr>
                <w:t xml:space="preserve"> el estandar de</w:t>
              </w:r>
              <w:r w:rsidRPr="009313E3">
                <w:rPr>
                  <w:rFonts w:ascii="Times New Roman" w:hAnsi="Times New Roman" w:cs="Times New Roman"/>
                  <w:sz w:val="20"/>
                  <w:rPrChange w:id="87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documentación</w:t>
              </w:r>
              <w:r w:rsidRPr="009313E3">
                <w:rPr>
                  <w:rFonts w:ascii="Times New Roman" w:hAnsi="Times New Roman" w:cs="Times New Roman"/>
                  <w:sz w:val="20"/>
                  <w:lang w:val="en-US"/>
                  <w:rPrChange w:id="880" w:author="fernando manuel guzman aja" w:date="2017-04-07T19:12:00Z">
                    <w:rPr>
                      <w:rFonts w:ascii="Calibri" w:hAnsi="Calibri" w:cs="Calibri"/>
                      <w:sz w:val="20"/>
                      <w:lang w:val="en-US"/>
                    </w:rPr>
                  </w:rPrChange>
                </w:rPr>
                <w:t>:</w:t>
              </w:r>
            </w:ins>
          </w:p>
          <w:p w:rsidR="009313E3" w:rsidRPr="009313E3" w:rsidRDefault="009313E3" w:rsidP="009313E3">
            <w:pPr>
              <w:numPr>
                <w:ilvl w:val="0"/>
                <w:numId w:val="2"/>
              </w:numPr>
              <w:spacing w:before="40" w:after="40" w:line="240" w:lineRule="auto"/>
              <w:rPr>
                <w:ins w:id="881" w:author="fernando manuel guzman aja" w:date="2017-04-07T19:08:00Z"/>
                <w:rFonts w:ascii="Times New Roman" w:hAnsi="Times New Roman" w:cs="Times New Roman"/>
                <w:sz w:val="20"/>
                <w:rPrChange w:id="882" w:author="fernando manuel guzman aja" w:date="2017-04-07T19:12:00Z">
                  <w:rPr>
                    <w:ins w:id="88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88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85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Nombre de función:</w:t>
              </w:r>
            </w:ins>
          </w:p>
          <w:p w:rsidR="009313E3" w:rsidRPr="009313E3" w:rsidRDefault="009313E3" w:rsidP="009313E3">
            <w:pPr>
              <w:numPr>
                <w:ilvl w:val="0"/>
                <w:numId w:val="2"/>
              </w:numPr>
              <w:spacing w:before="40" w:after="40" w:line="240" w:lineRule="auto"/>
              <w:rPr>
                <w:ins w:id="886" w:author="fernando manuel guzman aja" w:date="2017-04-07T19:08:00Z"/>
                <w:rFonts w:ascii="Times New Roman" w:hAnsi="Times New Roman" w:cs="Times New Roman"/>
                <w:sz w:val="20"/>
                <w:rPrChange w:id="887" w:author="fernando manuel guzman aja" w:date="2017-04-07T19:12:00Z">
                  <w:rPr>
                    <w:ins w:id="888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889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90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Parametro1:</w:t>
              </w:r>
            </w:ins>
          </w:p>
          <w:p w:rsidR="009313E3" w:rsidRPr="009313E3" w:rsidRDefault="009313E3" w:rsidP="009313E3">
            <w:pPr>
              <w:numPr>
                <w:ilvl w:val="0"/>
                <w:numId w:val="2"/>
              </w:numPr>
              <w:spacing w:before="40" w:after="40" w:line="240" w:lineRule="auto"/>
              <w:rPr>
                <w:ins w:id="891" w:author="fernando manuel guzman aja" w:date="2017-04-07T19:08:00Z"/>
                <w:rFonts w:ascii="Times New Roman" w:hAnsi="Times New Roman" w:cs="Times New Roman"/>
                <w:sz w:val="20"/>
                <w:rPrChange w:id="892" w:author="fernando manuel guzman aja" w:date="2017-04-07T19:12:00Z">
                  <w:rPr>
                    <w:ins w:id="89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89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895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Parametro2:</w:t>
              </w:r>
            </w:ins>
          </w:p>
          <w:p w:rsidR="009313E3" w:rsidRPr="009313E3" w:rsidRDefault="009313E3" w:rsidP="009313E3">
            <w:pPr>
              <w:numPr>
                <w:ilvl w:val="0"/>
                <w:numId w:val="2"/>
              </w:numPr>
              <w:spacing w:before="40" w:after="40" w:line="240" w:lineRule="auto"/>
              <w:rPr>
                <w:ins w:id="896" w:author="fernando manuel guzman aja" w:date="2017-04-07T19:08:00Z"/>
                <w:rFonts w:ascii="Times New Roman" w:hAnsi="Times New Roman" w:cs="Times New Roman"/>
                <w:sz w:val="20"/>
                <w:rPrChange w:id="897" w:author="fernando manuel guzman aja" w:date="2017-04-07T19:12:00Z">
                  <w:rPr>
                    <w:ins w:id="898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899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00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Descripción de la función:</w:t>
              </w:r>
            </w:ins>
          </w:p>
          <w:p w:rsidR="009313E3" w:rsidRPr="009313E3" w:rsidRDefault="009313E3" w:rsidP="009313E3">
            <w:pPr>
              <w:numPr>
                <w:ilvl w:val="0"/>
                <w:numId w:val="2"/>
              </w:numPr>
              <w:spacing w:before="40" w:after="40" w:line="240" w:lineRule="auto"/>
              <w:rPr>
                <w:ins w:id="901" w:author="fernando manuel guzman aja" w:date="2017-04-07T19:08:00Z"/>
                <w:rFonts w:ascii="Times New Roman" w:hAnsi="Times New Roman" w:cs="Times New Roman"/>
                <w:sz w:val="20"/>
                <w:rPrChange w:id="902" w:author="fernando manuel guzman aja" w:date="2017-04-07T19:12:00Z">
                  <w:rPr>
                    <w:ins w:id="90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0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05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Valor de retorno:</w:t>
              </w:r>
            </w:ins>
          </w:p>
        </w:tc>
      </w:tr>
      <w:tr w:rsidR="009313E3" w:rsidRPr="009313E3" w:rsidTr="009313E3">
        <w:trPr>
          <w:cantSplit/>
          <w:jc w:val="center"/>
          <w:ins w:id="906" w:author="fernando manuel guzman aja" w:date="2017-04-07T19:08:00Z"/>
          <w:trPrChange w:id="907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908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909" w:author="fernando manuel guzman aja" w:date="2017-04-07T19:08:00Z"/>
                <w:rFonts w:ascii="Times New Roman" w:hAnsi="Times New Roman" w:cs="Times New Roman"/>
                <w:sz w:val="20"/>
                <w:rPrChange w:id="910" w:author="fernando manuel guzman aja" w:date="2017-04-07T19:12:00Z">
                  <w:rPr>
                    <w:ins w:id="911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91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13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Buen comentario</w:t>
              </w:r>
            </w:ins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PrChange w:id="914" w:author="fernando manuel guzman aja" w:date="2017-04-07T19:09:00Z">
              <w:tcPr>
                <w:tcW w:w="7452" w:type="dxa"/>
                <w:tcBorders>
                  <w:top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915" w:author="fernando manuel guzman aja" w:date="2017-04-07T19:08:00Z"/>
                <w:rFonts w:ascii="Times New Roman" w:hAnsi="Times New Roman" w:cs="Times New Roman"/>
                <w:sz w:val="20"/>
                <w:rPrChange w:id="916" w:author="fernando manuel guzman aja" w:date="2017-04-07T19:12:00Z">
                  <w:rPr>
                    <w:ins w:id="91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1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1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*/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20" w:author="fernando manuel guzman aja" w:date="2017-04-07T19:08:00Z"/>
                <w:rFonts w:ascii="Times New Roman" w:hAnsi="Times New Roman" w:cs="Times New Roman"/>
                <w:sz w:val="20"/>
                <w:rPrChange w:id="921" w:author="fernando manuel guzman aja" w:date="2017-04-07T19:12:00Z">
                  <w:rPr>
                    <w:ins w:id="92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23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24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Nombre de función: CalcularAreaTriangulo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25" w:author="fernando manuel guzman aja" w:date="2017-04-07T19:08:00Z"/>
                <w:rFonts w:ascii="Times New Roman" w:hAnsi="Times New Roman" w:cs="Times New Roman"/>
                <w:sz w:val="20"/>
                <w:rPrChange w:id="926" w:author="fernando manuel guzman aja" w:date="2017-04-07T19:12:00Z">
                  <w:rPr>
                    <w:ins w:id="92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2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2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Parametro1: fltBase, es el valor de la base del triángulo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30" w:author="fernando manuel guzman aja" w:date="2017-04-07T19:08:00Z"/>
                <w:rFonts w:ascii="Times New Roman" w:hAnsi="Times New Roman" w:cs="Times New Roman"/>
                <w:sz w:val="20"/>
                <w:rPrChange w:id="931" w:author="fernando manuel guzman aja" w:date="2017-04-07T19:12:00Z">
                  <w:rPr>
                    <w:ins w:id="93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33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34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Parametro2: fltAltura, es el valor de la altura del triángulo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35" w:author="fernando manuel guzman aja" w:date="2017-04-07T19:08:00Z"/>
                <w:rFonts w:ascii="Times New Roman" w:hAnsi="Times New Roman" w:cs="Times New Roman"/>
                <w:sz w:val="20"/>
                <w:rPrChange w:id="936" w:author="fernando manuel guzman aja" w:date="2017-04-07T19:12:00Z">
                  <w:rPr>
                    <w:ins w:id="93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3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3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Descripción de la función: calcula el area de un triángulo.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40" w:author="fernando manuel guzman aja" w:date="2017-04-07T19:08:00Z"/>
                <w:rFonts w:ascii="Times New Roman" w:hAnsi="Times New Roman" w:cs="Times New Roman"/>
                <w:sz w:val="20"/>
                <w:rPrChange w:id="941" w:author="fernando manuel guzman aja" w:date="2017-04-07T19:12:00Z">
                  <w:rPr>
                    <w:ins w:id="942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43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44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Valor de retorno:Resultado=(fltBAse*fltAltura)/2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45" w:author="fernando manuel guzman aja" w:date="2017-04-07T19:08:00Z"/>
                <w:rFonts w:ascii="Times New Roman" w:hAnsi="Times New Roman" w:cs="Times New Roman"/>
                <w:sz w:val="20"/>
                <w:rPrChange w:id="946" w:author="fernando manuel guzman aja" w:date="2017-04-07T19:12:00Z">
                  <w:rPr>
                    <w:ins w:id="947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4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49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*/</w:t>
              </w:r>
            </w:ins>
          </w:p>
        </w:tc>
      </w:tr>
      <w:tr w:rsidR="009313E3" w:rsidRPr="009313E3" w:rsidTr="009313E3">
        <w:trPr>
          <w:cantSplit/>
          <w:jc w:val="center"/>
          <w:ins w:id="950" w:author="fernando manuel guzman aja" w:date="2017-04-07T19:08:00Z"/>
          <w:trPrChange w:id="951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952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953" w:author="fernando manuel guzman aja" w:date="2017-04-07T19:08:00Z"/>
                <w:rFonts w:ascii="Times New Roman" w:hAnsi="Times New Roman" w:cs="Times New Roman"/>
                <w:sz w:val="20"/>
                <w:rPrChange w:id="954" w:author="fernando manuel guzman aja" w:date="2017-04-07T19:12:00Z">
                  <w:rPr>
                    <w:ins w:id="955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95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57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Mal comentario</w:t>
              </w:r>
            </w:ins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PrChange w:id="958" w:author="fernando manuel guzman aja" w:date="2017-04-07T19:09:00Z">
              <w:tcPr>
                <w:tcW w:w="7452" w:type="dxa"/>
                <w:tcBorders>
                  <w:top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tabs>
                <w:tab w:val="left" w:pos="1065"/>
              </w:tabs>
              <w:spacing w:before="40" w:after="40"/>
              <w:rPr>
                <w:ins w:id="959" w:author="fernando manuel guzman aja" w:date="2017-04-07T19:08:00Z"/>
                <w:rFonts w:ascii="Times New Roman" w:hAnsi="Times New Roman" w:cs="Times New Roman"/>
                <w:sz w:val="20"/>
                <w:rPrChange w:id="960" w:author="fernando manuel guzman aja" w:date="2017-04-07T19:12:00Z">
                  <w:rPr>
                    <w:ins w:id="96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6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63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Public float CalcularAreaTriangulo(fltBase,fltAltura){</w:t>
              </w:r>
            </w:ins>
          </w:p>
          <w:p w:rsidR="009313E3" w:rsidRPr="009313E3" w:rsidRDefault="009313E3" w:rsidP="00D26165">
            <w:pPr>
              <w:tabs>
                <w:tab w:val="left" w:pos="1065"/>
              </w:tabs>
              <w:spacing w:before="40" w:after="40"/>
              <w:rPr>
                <w:ins w:id="964" w:author="fernando manuel guzman aja" w:date="2017-04-07T19:08:00Z"/>
                <w:rFonts w:ascii="Times New Roman" w:hAnsi="Times New Roman" w:cs="Times New Roman"/>
                <w:sz w:val="20"/>
                <w:rPrChange w:id="965" w:author="fernando manuel guzman aja" w:date="2017-04-07T19:12:00Z">
                  <w:rPr>
                    <w:ins w:id="96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6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6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//Esta función calcula el area de un triangulo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69" w:author="fernando manuel guzman aja" w:date="2017-04-07T19:08:00Z"/>
                <w:rFonts w:ascii="Times New Roman" w:hAnsi="Times New Roman" w:cs="Times New Roman"/>
                <w:sz w:val="20"/>
                <w:rPrChange w:id="970" w:author="fernando manuel guzman aja" w:date="2017-04-07T19:12:00Z">
                  <w:rPr>
                    <w:ins w:id="97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7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73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//fltBase es el valor de la base del triángulo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74" w:author="fernando manuel guzman aja" w:date="2017-04-07T19:08:00Z"/>
                <w:rFonts w:ascii="Times New Roman" w:hAnsi="Times New Roman" w:cs="Times New Roman"/>
                <w:sz w:val="20"/>
                <w:rPrChange w:id="975" w:author="fernando manuel guzman aja" w:date="2017-04-07T19:12:00Z">
                  <w:rPr>
                    <w:ins w:id="97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7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7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//fltAltura es el valor de la altura del triángulo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79" w:author="fernando manuel guzman aja" w:date="2017-04-07T19:08:00Z"/>
                <w:rFonts w:ascii="Times New Roman" w:hAnsi="Times New Roman" w:cs="Times New Roman"/>
                <w:sz w:val="20"/>
                <w:rPrChange w:id="980" w:author="fernando manuel guzman aja" w:date="2017-04-07T19:12:00Z">
                  <w:rPr>
                    <w:ins w:id="98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8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83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Return (fltBAse*fltAltura)/2;</w:t>
              </w:r>
            </w:ins>
          </w:p>
          <w:p w:rsidR="009313E3" w:rsidRPr="009313E3" w:rsidRDefault="009313E3" w:rsidP="00D26165">
            <w:pPr>
              <w:tabs>
                <w:tab w:val="left" w:pos="1065"/>
              </w:tabs>
              <w:spacing w:before="40" w:after="40"/>
              <w:rPr>
                <w:ins w:id="984" w:author="fernando manuel guzman aja" w:date="2017-04-07T19:08:00Z"/>
                <w:rFonts w:ascii="Times New Roman" w:hAnsi="Times New Roman" w:cs="Times New Roman"/>
                <w:sz w:val="20"/>
                <w:rPrChange w:id="985" w:author="fernando manuel guzman aja" w:date="2017-04-07T19:12:00Z">
                  <w:rPr>
                    <w:ins w:id="986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987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88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}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989" w:author="fernando manuel guzman aja" w:date="2017-04-07T19:08:00Z"/>
                <w:rFonts w:ascii="Times New Roman" w:hAnsi="Times New Roman" w:cs="Times New Roman"/>
                <w:sz w:val="20"/>
                <w:rPrChange w:id="990" w:author="fernando manuel guzman aja" w:date="2017-04-07T19:12:00Z">
                  <w:rPr>
                    <w:ins w:id="99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</w:p>
        </w:tc>
      </w:tr>
      <w:tr w:rsidR="009313E3" w:rsidRPr="009313E3" w:rsidTr="009313E3">
        <w:trPr>
          <w:cantSplit/>
          <w:jc w:val="center"/>
          <w:ins w:id="992" w:author="fernando manuel guzman aja" w:date="2017-04-07T19:08:00Z"/>
          <w:trPrChange w:id="993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994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995" w:author="fernando manuel guzman aja" w:date="2017-04-07T19:08:00Z"/>
                <w:rFonts w:ascii="Times New Roman" w:hAnsi="Times New Roman" w:cs="Times New Roman"/>
                <w:sz w:val="20"/>
                <w:rPrChange w:id="996" w:author="fernando manuel guzman aja" w:date="2017-04-07T19:12:00Z">
                  <w:rPr>
                    <w:ins w:id="997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99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999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Secciones principales</w:t>
              </w:r>
            </w:ins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PrChange w:id="1000" w:author="fernando manuel guzman aja" w:date="2017-04-07T19:09:00Z">
              <w:tcPr>
                <w:tcW w:w="7452" w:type="dxa"/>
                <w:tcBorders>
                  <w:top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001" w:author="fernando manuel guzman aja" w:date="2017-04-07T19:08:00Z"/>
                <w:rFonts w:ascii="Times New Roman" w:hAnsi="Times New Roman" w:cs="Times New Roman"/>
                <w:sz w:val="20"/>
                <w:rPrChange w:id="1002" w:author="fernando manuel guzman aja" w:date="2017-04-07T19:12:00Z">
                  <w:rPr>
                    <w:ins w:id="100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00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005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Antes de cada sección principal de código se comentará una breve descripción de la función de la sección.</w:t>
              </w:r>
            </w:ins>
          </w:p>
        </w:tc>
      </w:tr>
      <w:tr w:rsidR="009313E3" w:rsidRPr="009313E3" w:rsidTr="009313E3">
        <w:trPr>
          <w:cantSplit/>
          <w:jc w:val="center"/>
          <w:ins w:id="1006" w:author="fernando manuel guzman aja" w:date="2017-04-07T19:08:00Z"/>
          <w:trPrChange w:id="1007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1008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009" w:author="fernando manuel guzman aja" w:date="2017-04-07T19:08:00Z"/>
                <w:rFonts w:ascii="Times New Roman" w:hAnsi="Times New Roman" w:cs="Times New Roman"/>
                <w:sz w:val="20"/>
                <w:rPrChange w:id="1010" w:author="fernando manuel guzman aja" w:date="2017-04-07T19:12:00Z">
                  <w:rPr>
                    <w:ins w:id="1011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101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013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Ejemplo</w:t>
              </w:r>
            </w:ins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PrChange w:id="1014" w:author="fernando manuel guzman aja" w:date="2017-04-07T19:09:00Z">
              <w:tcPr>
                <w:tcW w:w="7452" w:type="dxa"/>
                <w:tcBorders>
                  <w:top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ins w:id="1015" w:author="fernando manuel guzman aja" w:date="2017-04-07T19:08:00Z"/>
                <w:lang w:val="es-ES"/>
                <w:rPrChange w:id="1016" w:author="fernando manuel guzman aja" w:date="2017-04-07T19:12:00Z">
                  <w:rPr>
                    <w:ins w:id="1017" w:author="fernando manuel guzman aja" w:date="2017-04-07T19:08:00Z"/>
                    <w:rFonts w:ascii="Calibri" w:hAnsi="Calibri" w:cs="Calibri"/>
                    <w:lang w:val="es-ES"/>
                  </w:rPr>
                </w:rPrChange>
              </w:rPr>
            </w:pPr>
            <w:ins w:id="1018" w:author="fernando manuel guzman aja" w:date="2017-04-07T19:08:00Z">
              <w:r w:rsidRPr="009313E3">
                <w:rPr>
                  <w:lang w:val="es-ES"/>
                  <w:rPrChange w:id="1019" w:author="fernando manuel guzman aja" w:date="2017-04-07T19:12:00Z">
                    <w:rPr>
                      <w:rFonts w:ascii="Calibri" w:hAnsi="Calibri" w:cs="Calibri"/>
                      <w:lang w:val="es-ES"/>
                    </w:rPr>
                  </w:rPrChange>
                </w:rPr>
                <w:t>/*</w:t>
              </w:r>
            </w:ins>
          </w:p>
          <w:p w:rsidR="009313E3" w:rsidRPr="009313E3" w:rsidRDefault="009313E3" w:rsidP="00D26165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ins w:id="1020" w:author="fernando manuel guzman aja" w:date="2017-04-07T19:08:00Z"/>
                <w:lang w:val="es-ES"/>
                <w:rPrChange w:id="1021" w:author="fernando manuel guzman aja" w:date="2017-04-07T19:12:00Z">
                  <w:rPr>
                    <w:ins w:id="1022" w:author="fernando manuel guzman aja" w:date="2017-04-07T19:08:00Z"/>
                    <w:rFonts w:ascii="Calibri" w:hAnsi="Calibri" w:cs="Calibri"/>
                    <w:lang w:val="es-ES"/>
                  </w:rPr>
                </w:rPrChange>
              </w:rPr>
            </w:pPr>
            <w:ins w:id="1023" w:author="fernando manuel guzman aja" w:date="2017-04-07T19:08:00Z">
              <w:r w:rsidRPr="009313E3">
                <w:rPr>
                  <w:lang w:val="es-ES"/>
                  <w:rPrChange w:id="1024" w:author="fernando manuel guzman aja" w:date="2017-04-07T19:12:00Z">
                    <w:rPr>
                      <w:rFonts w:ascii="Calibri" w:hAnsi="Calibri" w:cs="Calibri"/>
                      <w:lang w:val="es-ES"/>
                    </w:rPr>
                  </w:rPrChange>
                </w:rPr>
                <w:t>########################################################################</w:t>
              </w:r>
            </w:ins>
          </w:p>
          <w:p w:rsidR="009313E3" w:rsidRPr="009313E3" w:rsidRDefault="009313E3" w:rsidP="00D26165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rPr>
                <w:ins w:id="1025" w:author="fernando manuel guzman aja" w:date="2017-04-07T19:08:00Z"/>
                <w:lang w:val="es-ES"/>
                <w:rPrChange w:id="1026" w:author="fernando manuel guzman aja" w:date="2017-04-07T19:12:00Z">
                  <w:rPr>
                    <w:ins w:id="1027" w:author="fernando manuel guzman aja" w:date="2017-04-07T19:08:00Z"/>
                    <w:rFonts w:ascii="Calibri" w:hAnsi="Calibri" w:cs="Calibri"/>
                    <w:lang w:val="es-ES"/>
                  </w:rPr>
                </w:rPrChange>
              </w:rPr>
            </w:pPr>
            <w:ins w:id="1028" w:author="fernando manuel guzman aja" w:date="2017-04-07T19:08:00Z">
              <w:r w:rsidRPr="009313E3">
                <w:rPr>
                  <w:lang w:val="es-ES"/>
                  <w:rPrChange w:id="1029" w:author="fernando manuel guzman aja" w:date="2017-04-07T19:12:00Z">
                    <w:rPr>
                      <w:rFonts w:ascii="Calibri" w:hAnsi="Calibri" w:cs="Calibri"/>
                      <w:lang w:val="es-ES"/>
                    </w:rPr>
                  </w:rPrChange>
                </w:rPr>
                <w:t>La siguiente sección de bloque aplicando los principios de recursividad recorrerá un árbol binario para encontrar el dato solicitado.</w:t>
              </w:r>
            </w:ins>
          </w:p>
          <w:p w:rsidR="009313E3" w:rsidRPr="009313E3" w:rsidRDefault="009313E3" w:rsidP="00D26165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ins w:id="1030" w:author="fernando manuel guzman aja" w:date="2017-04-07T19:08:00Z"/>
                <w:rPrChange w:id="1031" w:author="fernando manuel guzman aja" w:date="2017-04-07T19:12:00Z">
                  <w:rPr>
                    <w:ins w:id="1032" w:author="fernando manuel guzman aja" w:date="2017-04-07T19:08:00Z"/>
                    <w:rFonts w:ascii="Calibri" w:hAnsi="Calibri" w:cs="Calibri"/>
                  </w:rPr>
                </w:rPrChange>
              </w:rPr>
            </w:pPr>
            <w:ins w:id="1033" w:author="fernando manuel guzman aja" w:date="2017-04-07T19:08:00Z">
              <w:r w:rsidRPr="009313E3">
                <w:rPr>
                  <w:rPrChange w:id="1034" w:author="fernando manuel guzman aja" w:date="2017-04-07T19:12:00Z">
                    <w:rPr>
                      <w:rFonts w:ascii="Calibri" w:hAnsi="Calibri" w:cs="Calibri"/>
                    </w:rPr>
                  </w:rPrChange>
                </w:rPr>
                <w:t>########################################################################</w:t>
              </w:r>
            </w:ins>
          </w:p>
          <w:p w:rsidR="009313E3" w:rsidRPr="009313E3" w:rsidRDefault="009313E3" w:rsidP="00D26165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ins w:id="1035" w:author="fernando manuel guzman aja" w:date="2017-04-07T19:08:00Z"/>
                <w:rPrChange w:id="1036" w:author="fernando manuel guzman aja" w:date="2017-04-07T19:12:00Z">
                  <w:rPr>
                    <w:ins w:id="1037" w:author="fernando manuel guzman aja" w:date="2017-04-07T19:08:00Z"/>
                    <w:rFonts w:ascii="Calibri" w:hAnsi="Calibri" w:cs="Calibri"/>
                  </w:rPr>
                </w:rPrChange>
              </w:rPr>
            </w:pPr>
            <w:ins w:id="1038" w:author="fernando manuel guzman aja" w:date="2017-04-07T19:08:00Z">
              <w:r w:rsidRPr="009313E3">
                <w:rPr>
                  <w:rPrChange w:id="1039" w:author="fernando manuel guzman aja" w:date="2017-04-07T19:12:00Z">
                    <w:rPr>
                      <w:rFonts w:ascii="Calibri" w:hAnsi="Calibri" w:cs="Calibri"/>
                    </w:rPr>
                  </w:rPrChange>
                </w:rPr>
                <w:t>*/</w:t>
              </w:r>
            </w:ins>
          </w:p>
        </w:tc>
      </w:tr>
      <w:tr w:rsidR="009313E3" w:rsidRPr="009313E3" w:rsidTr="009313E3">
        <w:trPr>
          <w:cantSplit/>
          <w:jc w:val="center"/>
          <w:ins w:id="1040" w:author="fernando manuel guzman aja" w:date="2017-04-07T19:08:00Z"/>
          <w:trPrChange w:id="1041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tcPrChange w:id="1042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043" w:author="fernando manuel guzman aja" w:date="2017-04-07T19:08:00Z"/>
                <w:rFonts w:ascii="Times New Roman" w:hAnsi="Times New Roman" w:cs="Times New Roman"/>
                <w:sz w:val="20"/>
                <w:rPrChange w:id="1044" w:author="fernando manuel guzman aja" w:date="2017-04-07T19:12:00Z">
                  <w:rPr>
                    <w:ins w:id="1045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104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047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lastRenderedPageBreak/>
                <w:t>Espacios en blanco</w:t>
              </w:r>
            </w:ins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PrChange w:id="1048" w:author="fernando manuel guzman aja" w:date="2017-04-07T19:09:00Z">
              <w:tcPr>
                <w:tcW w:w="7452" w:type="dxa"/>
                <w:tcBorders>
                  <w:top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9313E3">
            <w:pPr>
              <w:numPr>
                <w:ilvl w:val="0"/>
                <w:numId w:val="3"/>
              </w:numPr>
              <w:spacing w:before="40" w:after="40" w:line="240" w:lineRule="auto"/>
              <w:rPr>
                <w:ins w:id="1049" w:author="fernando manuel guzman aja" w:date="2017-04-07T19:08:00Z"/>
                <w:rFonts w:ascii="Times New Roman" w:hAnsi="Times New Roman" w:cs="Times New Roman"/>
                <w:sz w:val="20"/>
                <w:rPrChange w:id="1050" w:author="fernando manuel guzman aja" w:date="2017-04-07T19:12:00Z">
                  <w:rPr>
                    <w:ins w:id="1051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052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053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Después de cada sección de código y entre funciones se dejará 2 líneas de espacio en blanco para permitir una mejor lectura.</w:t>
              </w:r>
            </w:ins>
          </w:p>
        </w:tc>
      </w:tr>
      <w:tr w:rsidR="009313E3" w:rsidRPr="009313E3" w:rsidTr="009313E3">
        <w:trPr>
          <w:cantSplit/>
          <w:jc w:val="center"/>
          <w:ins w:id="1054" w:author="fernando manuel guzman aja" w:date="2017-04-07T19:08:00Z"/>
          <w:trPrChange w:id="1055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1056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057" w:author="fernando manuel guzman aja" w:date="2017-04-07T19:08:00Z"/>
                <w:rFonts w:ascii="Times New Roman" w:hAnsi="Times New Roman" w:cs="Times New Roman"/>
                <w:sz w:val="20"/>
                <w:rPrChange w:id="1058" w:author="fernando manuel guzman aja" w:date="2017-04-07T19:12:00Z">
                  <w:rPr>
                    <w:ins w:id="1059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106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061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Indentación</w:t>
              </w:r>
            </w:ins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PrChange w:id="1062" w:author="fernando manuel guzman aja" w:date="2017-04-07T19:09:00Z">
              <w:tcPr>
                <w:tcW w:w="7452" w:type="dxa"/>
                <w:tcBorders>
                  <w:top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9313E3">
            <w:pPr>
              <w:numPr>
                <w:ilvl w:val="0"/>
                <w:numId w:val="4"/>
              </w:numPr>
              <w:tabs>
                <w:tab w:val="clear" w:pos="360"/>
              </w:tabs>
              <w:spacing w:before="40" w:after="40" w:line="240" w:lineRule="auto"/>
              <w:ind w:left="324" w:hanging="324"/>
              <w:rPr>
                <w:ins w:id="1063" w:author="fernando manuel guzman aja" w:date="2017-04-07T19:08:00Z"/>
                <w:rFonts w:ascii="Times New Roman" w:hAnsi="Times New Roman" w:cs="Times New Roman"/>
                <w:sz w:val="20"/>
                <w:rPrChange w:id="1064" w:author="fernando manuel guzman aja" w:date="2017-04-07T19:12:00Z">
                  <w:rPr>
                    <w:ins w:id="106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06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067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Todo código desarrollado tendrá una Indentación de 4 espacios en blanco equivalente a un tabulador, aplicándose a cada nivel de profundidad.</w:t>
              </w:r>
            </w:ins>
          </w:p>
        </w:tc>
      </w:tr>
      <w:tr w:rsidR="009313E3" w:rsidRPr="009313E3" w:rsidTr="009313E3">
        <w:trPr>
          <w:cantSplit/>
          <w:jc w:val="center"/>
          <w:ins w:id="1068" w:author="fernando manuel guzman aja" w:date="2017-04-07T19:08:00Z"/>
          <w:trPrChange w:id="1069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tcPrChange w:id="1070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071" w:author="fernando manuel guzman aja" w:date="2017-04-07T19:08:00Z"/>
                <w:rFonts w:ascii="Times New Roman" w:hAnsi="Times New Roman" w:cs="Times New Roman"/>
                <w:sz w:val="20"/>
                <w:rPrChange w:id="1072" w:author="fernando manuel guzman aja" w:date="2017-04-07T19:12:00Z">
                  <w:rPr>
                    <w:ins w:id="1073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107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075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Ejemplo de Indentación</w:t>
              </w:r>
            </w:ins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PrChange w:id="1076" w:author="fernando manuel guzman aja" w:date="2017-04-07T19:09:00Z">
              <w:tcPr>
                <w:tcW w:w="7452" w:type="dxa"/>
                <w:tcBorders>
                  <w:top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077" w:author="fernando manuel guzman aja" w:date="2017-04-07T19:08:00Z"/>
                <w:rFonts w:ascii="Times New Roman" w:hAnsi="Times New Roman" w:cs="Times New Roman"/>
                <w:sz w:val="20"/>
                <w:lang w:val="en-US"/>
                <w:rPrChange w:id="1078" w:author="fernando manuel guzman aja" w:date="2017-04-07T19:12:00Z">
                  <w:rPr>
                    <w:ins w:id="107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08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lang w:val="en-US"/>
                  <w:rPrChange w:id="108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For(i=0; i&lt;100; i++){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082" w:author="fernando manuel guzman aja" w:date="2017-04-07T19:08:00Z"/>
                <w:rFonts w:ascii="Times New Roman" w:hAnsi="Times New Roman" w:cs="Times New Roman"/>
                <w:sz w:val="20"/>
                <w:lang w:val="en-US"/>
                <w:rPrChange w:id="1083" w:author="fernando manuel guzman aja" w:date="2017-04-07T19:12:00Z">
                  <w:rPr>
                    <w:ins w:id="108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08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lang w:val="en-US"/>
                  <w:rPrChange w:id="1086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if(strListaAlumno[i] == “perez”){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087" w:author="fernando manuel guzman aja" w:date="2017-04-07T19:08:00Z"/>
                <w:rFonts w:ascii="Times New Roman" w:hAnsi="Times New Roman" w:cs="Times New Roman"/>
                <w:sz w:val="20"/>
                <w:lang w:val="en-US"/>
                <w:rPrChange w:id="1088" w:author="fernando manuel guzman aja" w:date="2017-04-07T19:12:00Z">
                  <w:rPr>
                    <w:ins w:id="108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09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lang w:val="en-US"/>
                  <w:rPrChange w:id="109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    system.out.println(strListaAlumno[i];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092" w:author="fernando manuel guzman aja" w:date="2017-04-07T19:08:00Z"/>
                <w:rFonts w:ascii="Times New Roman" w:hAnsi="Times New Roman" w:cs="Times New Roman"/>
                <w:sz w:val="20"/>
                <w:rPrChange w:id="1093" w:author="fernando manuel guzman aja" w:date="2017-04-07T19:12:00Z">
                  <w:rPr>
                    <w:ins w:id="109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09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lang w:val="en-US"/>
                  <w:rPrChange w:id="1096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</w:t>
              </w:r>
              <w:r w:rsidRPr="009313E3">
                <w:rPr>
                  <w:rFonts w:ascii="Times New Roman" w:hAnsi="Times New Roman" w:cs="Times New Roman"/>
                  <w:sz w:val="20"/>
                  <w:rPrChange w:id="1097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}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098" w:author="fernando manuel guzman aja" w:date="2017-04-07T19:08:00Z"/>
                <w:rFonts w:ascii="Times New Roman" w:hAnsi="Times New Roman" w:cs="Times New Roman"/>
                <w:sz w:val="20"/>
                <w:rPrChange w:id="1099" w:author="fernando manuel guzman aja" w:date="2017-04-07T19:12:00Z">
                  <w:rPr>
                    <w:ins w:id="110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0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02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}</w:t>
              </w:r>
            </w:ins>
          </w:p>
        </w:tc>
      </w:tr>
      <w:tr w:rsidR="009313E3" w:rsidRPr="009313E3" w:rsidTr="009313E3">
        <w:trPr>
          <w:cantSplit/>
          <w:jc w:val="center"/>
          <w:ins w:id="1103" w:author="fernando manuel guzman aja" w:date="2017-04-07T19:08:00Z"/>
          <w:trPrChange w:id="1104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1105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106" w:author="fernando manuel guzman aja" w:date="2017-04-07T19:08:00Z"/>
                <w:rFonts w:ascii="Times New Roman" w:hAnsi="Times New Roman" w:cs="Times New Roman"/>
                <w:sz w:val="20"/>
                <w:rPrChange w:id="1107" w:author="fernando manuel guzman aja" w:date="2017-04-07T19:12:00Z">
                  <w:rPr>
                    <w:ins w:id="1108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1109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10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Capitalización</w:t>
              </w:r>
            </w:ins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PrChange w:id="1111" w:author="fernando manuel guzman aja" w:date="2017-04-07T19:09:00Z">
              <w:tcPr>
                <w:tcW w:w="7452" w:type="dxa"/>
                <w:tcBorders>
                  <w:top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112" w:author="fernando manuel guzman aja" w:date="2017-04-07T19:08:00Z"/>
                <w:rFonts w:ascii="Times New Roman" w:hAnsi="Times New Roman" w:cs="Times New Roman"/>
                <w:sz w:val="20"/>
                <w:rPrChange w:id="1113" w:author="fernando manuel guzman aja" w:date="2017-04-07T19:12:00Z">
                  <w:rPr>
                    <w:ins w:id="111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1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16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Uso de mayúsculas: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17" w:author="fernando manuel guzman aja" w:date="2017-04-07T19:08:00Z"/>
                <w:rFonts w:ascii="Times New Roman" w:hAnsi="Times New Roman" w:cs="Times New Roman"/>
                <w:sz w:val="20"/>
                <w:rPrChange w:id="1118" w:author="fernando manuel guzman aja" w:date="2017-04-07T19:12:00Z">
                  <w:rPr>
                    <w:ins w:id="111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2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2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 Nombres de Constantes (todo el nombre)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22" w:author="fernando manuel guzman aja" w:date="2017-04-07T19:08:00Z"/>
                <w:rFonts w:ascii="Times New Roman" w:hAnsi="Times New Roman" w:cs="Times New Roman"/>
                <w:sz w:val="20"/>
                <w:rPrChange w:id="1123" w:author="fernando manuel guzman aja" w:date="2017-04-07T19:12:00Z">
                  <w:rPr>
                    <w:ins w:id="112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2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26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 Nombres de clases (Primera letra)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27" w:author="fernando manuel guzman aja" w:date="2017-04-07T19:08:00Z"/>
                <w:rFonts w:ascii="Times New Roman" w:hAnsi="Times New Roman" w:cs="Times New Roman"/>
                <w:sz w:val="20"/>
                <w:rPrChange w:id="1128" w:author="fernando manuel guzman aja" w:date="2017-04-07T19:12:00Z">
                  <w:rPr>
                    <w:ins w:id="112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3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3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 En caso de que se necesite ampliar un nombre para dejar más claro su función se usara una mayúscula para separar palabras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32" w:author="fernando manuel guzman aja" w:date="2017-04-07T19:08:00Z"/>
                <w:rFonts w:ascii="Times New Roman" w:hAnsi="Times New Roman" w:cs="Times New Roman"/>
                <w:sz w:val="20"/>
                <w:rPrChange w:id="1133" w:author="fernando manuel guzman aja" w:date="2017-04-07T19:12:00Z">
                  <w:rPr>
                    <w:ins w:id="113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3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36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Uso de minúsculas: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37" w:author="fernando manuel guzman aja" w:date="2017-04-07T19:08:00Z"/>
                <w:rFonts w:ascii="Times New Roman" w:hAnsi="Times New Roman" w:cs="Times New Roman"/>
                <w:sz w:val="20"/>
                <w:rPrChange w:id="1138" w:author="fernando manuel guzman aja" w:date="2017-04-07T19:12:00Z">
                  <w:rPr>
                    <w:ins w:id="113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4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4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 Nombre de atributos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42" w:author="fernando manuel guzman aja" w:date="2017-04-07T19:08:00Z"/>
                <w:rFonts w:ascii="Times New Roman" w:hAnsi="Times New Roman" w:cs="Times New Roman"/>
                <w:sz w:val="20"/>
                <w:rPrChange w:id="1143" w:author="fernando manuel guzman aja" w:date="2017-04-07T19:12:00Z">
                  <w:rPr>
                    <w:ins w:id="114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4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46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 Prefijos de variables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47" w:author="fernando manuel guzman aja" w:date="2017-04-07T19:08:00Z"/>
                <w:rFonts w:ascii="Times New Roman" w:hAnsi="Times New Roman" w:cs="Times New Roman"/>
                <w:sz w:val="20"/>
                <w:rPrChange w:id="1148" w:author="fernando manuel guzman aja" w:date="2017-04-07T19:12:00Z">
                  <w:rPr>
                    <w:ins w:id="114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5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5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 Nombre de métodos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52" w:author="fernando manuel guzman aja" w:date="2017-04-07T19:08:00Z"/>
                <w:rFonts w:ascii="Times New Roman" w:hAnsi="Times New Roman" w:cs="Times New Roman"/>
                <w:sz w:val="20"/>
                <w:rPrChange w:id="1153" w:author="fernando manuel guzman aja" w:date="2017-04-07T19:12:00Z">
                  <w:rPr>
                    <w:ins w:id="1154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55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56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 Uso de comentarios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57" w:author="fernando manuel guzman aja" w:date="2017-04-07T19:08:00Z"/>
                <w:rFonts w:ascii="Times New Roman" w:hAnsi="Times New Roman" w:cs="Times New Roman"/>
                <w:sz w:val="20"/>
                <w:rPrChange w:id="1158" w:author="fernando manuel guzman aja" w:date="2017-04-07T19:12:00Z">
                  <w:rPr>
                    <w:ins w:id="1159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60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61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 xml:space="preserve">     Palabras reservadas</w:t>
              </w:r>
            </w:ins>
          </w:p>
        </w:tc>
      </w:tr>
      <w:tr w:rsidR="009313E3" w:rsidRPr="009313E3" w:rsidTr="009313E3">
        <w:trPr>
          <w:cantSplit/>
          <w:jc w:val="center"/>
          <w:ins w:id="1162" w:author="fernando manuel guzman aja" w:date="2017-04-07T19:08:00Z"/>
          <w:trPrChange w:id="1163" w:author="fernando manuel guzman aja" w:date="2017-04-07T19:09:00Z">
            <w:trPr>
              <w:cantSplit/>
              <w:jc w:val="center"/>
            </w:trPr>
          </w:trPrChange>
        </w:trPr>
        <w:tc>
          <w:tcPr>
            <w:tcW w:w="20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PrChange w:id="1164" w:author="fernando manuel guzman aja" w:date="2017-04-07T19:09:00Z">
              <w:tcPr>
                <w:tcW w:w="2016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165" w:author="fernando manuel guzman aja" w:date="2017-04-07T19:08:00Z"/>
                <w:rFonts w:ascii="Times New Roman" w:hAnsi="Times New Roman" w:cs="Times New Roman"/>
                <w:sz w:val="20"/>
                <w:rPrChange w:id="1166" w:author="fernando manuel guzman aja" w:date="2017-04-07T19:12:00Z">
                  <w:rPr>
                    <w:ins w:id="1167" w:author="fernando manuel guzman aja" w:date="2017-04-07T19:08:00Z"/>
                    <w:rFonts w:ascii="Helvetica" w:hAnsi="Helvetica"/>
                    <w:sz w:val="20"/>
                  </w:rPr>
                </w:rPrChange>
              </w:rPr>
            </w:pPr>
            <w:ins w:id="1168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69" w:author="fernando manuel guzman aja" w:date="2017-04-07T19:12:00Z">
                    <w:rPr>
                      <w:rFonts w:ascii="Helvetica" w:hAnsi="Helvetica"/>
                      <w:sz w:val="20"/>
                    </w:rPr>
                  </w:rPrChange>
                </w:rPr>
                <w:t>Ejemplo de capitalización</w:t>
              </w:r>
            </w:ins>
          </w:p>
        </w:tc>
        <w:tc>
          <w:tcPr>
            <w:tcW w:w="7452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tcPrChange w:id="1170" w:author="fernando manuel guzman aja" w:date="2017-04-07T19:09:00Z">
              <w:tcPr>
                <w:tcW w:w="7452" w:type="dxa"/>
                <w:tcBorders>
                  <w:top w:val="single" w:sz="2" w:space="0" w:color="auto"/>
                  <w:bottom w:val="single" w:sz="2" w:space="0" w:color="auto"/>
                  <w:right w:val="single" w:sz="2" w:space="0" w:color="auto"/>
                </w:tcBorders>
              </w:tcPr>
            </w:tcPrChange>
          </w:tcPr>
          <w:p w:rsidR="009313E3" w:rsidRPr="009313E3" w:rsidRDefault="009313E3" w:rsidP="00D26165">
            <w:pPr>
              <w:spacing w:before="40" w:after="40"/>
              <w:rPr>
                <w:ins w:id="1171" w:author="fernando manuel guzman aja" w:date="2017-04-07T19:08:00Z"/>
                <w:rFonts w:ascii="Times New Roman" w:hAnsi="Times New Roman" w:cs="Times New Roman"/>
                <w:sz w:val="20"/>
                <w:rPrChange w:id="1172" w:author="fernando manuel guzman aja" w:date="2017-04-07T19:12:00Z">
                  <w:rPr>
                    <w:ins w:id="1173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174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175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Uso de mayúsculas: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76" w:author="fernando manuel guzman aja" w:date="2017-04-07T19:08:00Z"/>
                <w:rFonts w:ascii="Times New Roman" w:eastAsia="Arial" w:hAnsi="Times New Roman" w:cs="Times New Roman"/>
                <w:szCs w:val="24"/>
                <w:rPrChange w:id="1177" w:author="fernando manuel guzman aja" w:date="2017-04-07T19:12:00Z">
                  <w:rPr>
                    <w:ins w:id="1178" w:author="fernando manuel guzman aja" w:date="2017-04-07T19:08:00Z"/>
                    <w:rFonts w:ascii="Calibri" w:eastAsia="Arial" w:hAnsi="Calibri" w:cs="Calibri"/>
                    <w:szCs w:val="24"/>
                  </w:rPr>
                </w:rPrChange>
              </w:rPr>
            </w:pPr>
            <w:ins w:id="1179" w:author="fernando manuel guzman aja" w:date="2017-04-07T19:08:00Z"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rPrChange w:id="1180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-13"/>
                  <w:szCs w:val="24"/>
                  <w:rPrChange w:id="1181" w:author="fernando manuel guzman aja" w:date="2017-04-07T19:12:00Z">
                    <w:rPr>
                      <w:rFonts w:ascii="Calibri" w:eastAsia="Arial" w:hAnsi="Calibri" w:cs="Calibri"/>
                      <w:spacing w:val="-13"/>
                      <w:szCs w:val="24"/>
                    </w:rPr>
                  </w:rPrChange>
                </w:rPr>
                <w:t>n</w:t>
              </w:r>
              <w:r w:rsidRPr="009313E3">
                <w:rPr>
                  <w:rFonts w:ascii="Times New Roman" w:eastAsia="Arial" w:hAnsi="Times New Roman" w:cs="Times New Roman"/>
                  <w:szCs w:val="24"/>
                  <w:rPrChange w:id="1182" w:author="fernando manuel guzman aja" w:date="2017-04-07T19:12:00Z">
                    <w:rPr>
                      <w:rFonts w:ascii="Calibri" w:eastAsia="Arial" w:hAnsi="Calibri" w:cs="Calibri"/>
                      <w:szCs w:val="24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pacing w:val="-22"/>
                  <w:szCs w:val="24"/>
                  <w:rPrChange w:id="1183" w:author="fernando manuel guzman aja" w:date="2017-04-07T19:12:00Z">
                    <w:rPr>
                      <w:rFonts w:ascii="Calibri" w:eastAsia="Arial" w:hAnsi="Calibri" w:cs="Calibri"/>
                      <w:spacing w:val="-22"/>
                      <w:szCs w:val="24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-5"/>
                  <w:szCs w:val="24"/>
                  <w:rPrChange w:id="1184" w:author="fernando manuel guzman aja" w:date="2017-04-07T19:12:00Z">
                    <w:rPr>
                      <w:rFonts w:ascii="Calibri" w:eastAsia="Arial" w:hAnsi="Calibri" w:cs="Calibri"/>
                      <w:spacing w:val="-5"/>
                      <w:szCs w:val="24"/>
                    </w:rPr>
                  </w:rPrChange>
                </w:rPr>
                <w:t>M</w:t>
              </w:r>
              <w:r w:rsidRPr="009313E3">
                <w:rPr>
                  <w:rFonts w:ascii="Times New Roman" w:eastAsia="Arial" w:hAnsi="Times New Roman" w:cs="Times New Roman"/>
                  <w:spacing w:val="-22"/>
                  <w:szCs w:val="24"/>
                  <w:rPrChange w:id="1185" w:author="fernando manuel guzman aja" w:date="2017-04-07T19:12:00Z">
                    <w:rPr>
                      <w:rFonts w:ascii="Calibri" w:eastAsia="Arial" w:hAnsi="Calibri" w:cs="Calibri"/>
                      <w:spacing w:val="-22"/>
                      <w:szCs w:val="24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-8"/>
                  <w:szCs w:val="24"/>
                  <w:rPrChange w:id="1186" w:author="fernando manuel guzman aja" w:date="2017-04-07T19:12:00Z">
                    <w:rPr>
                      <w:rFonts w:ascii="Calibri" w:eastAsia="Arial" w:hAnsi="Calibri" w:cs="Calibri"/>
                      <w:spacing w:val="-8"/>
                      <w:szCs w:val="24"/>
                    </w:rPr>
                  </w:rPrChange>
                </w:rPr>
                <w:t>N</w:t>
              </w:r>
              <w:r w:rsidRPr="009313E3">
                <w:rPr>
                  <w:rFonts w:ascii="Times New Roman" w:eastAsia="Arial" w:hAnsi="Times New Roman" w:cs="Times New Roman"/>
                  <w:spacing w:val="2"/>
                  <w:szCs w:val="24"/>
                  <w:rPrChange w:id="1187" w:author="fernando manuel guzman aja" w:date="2017-04-07T19:12:00Z">
                    <w:rPr>
                      <w:rFonts w:ascii="Calibri" w:eastAsia="Arial" w:hAnsi="Calibri" w:cs="Calibri"/>
                      <w:spacing w:val="2"/>
                      <w:szCs w:val="24"/>
                    </w:rPr>
                  </w:rPrChange>
                </w:rPr>
                <w:t>_</w:t>
              </w:r>
              <w:r w:rsidRPr="009313E3">
                <w:rPr>
                  <w:rFonts w:ascii="Times New Roman" w:eastAsia="Arial" w:hAnsi="Times New Roman" w:cs="Times New Roman"/>
                  <w:spacing w:val="-2"/>
                  <w:szCs w:val="24"/>
                  <w:rPrChange w:id="1188" w:author="fernando manuel guzman aja" w:date="2017-04-07T19:12:00Z">
                    <w:rPr>
                      <w:rFonts w:ascii="Calibri" w:eastAsia="Arial" w:hAnsi="Calibri" w:cs="Calibri"/>
                      <w:spacing w:val="-2"/>
                      <w:szCs w:val="24"/>
                    </w:rPr>
                  </w:rPrChange>
                </w:rPr>
                <w:t>W</w:t>
              </w:r>
              <w:r w:rsidRPr="009313E3">
                <w:rPr>
                  <w:rFonts w:ascii="Times New Roman" w:eastAsia="Arial" w:hAnsi="Times New Roman" w:cs="Times New Roman"/>
                  <w:spacing w:val="-22"/>
                  <w:szCs w:val="24"/>
                  <w:rPrChange w:id="1189" w:author="fernando manuel guzman aja" w:date="2017-04-07T19:12:00Z">
                    <w:rPr>
                      <w:rFonts w:ascii="Calibri" w:eastAsia="Arial" w:hAnsi="Calibri" w:cs="Calibri"/>
                      <w:spacing w:val="-22"/>
                      <w:szCs w:val="24"/>
                    </w:rPr>
                  </w:rPrChange>
                </w:rPr>
                <w:t>I</w:t>
              </w:r>
              <w:r w:rsidRPr="009313E3">
                <w:rPr>
                  <w:rFonts w:ascii="Times New Roman" w:eastAsia="Arial" w:hAnsi="Times New Roman" w:cs="Times New Roman"/>
                  <w:spacing w:val="7"/>
                  <w:szCs w:val="24"/>
                  <w:rPrChange w:id="1190" w:author="fernando manuel guzman aja" w:date="2017-04-07T19:12:00Z">
                    <w:rPr>
                      <w:rFonts w:ascii="Calibri" w:eastAsia="Arial" w:hAnsi="Calibri" w:cs="Calibri"/>
                      <w:spacing w:val="7"/>
                      <w:szCs w:val="24"/>
                    </w:rPr>
                  </w:rPrChange>
                </w:rPr>
                <w:t>D</w:t>
              </w:r>
              <w:r w:rsidRPr="009313E3">
                <w:rPr>
                  <w:rFonts w:ascii="Times New Roman" w:eastAsia="Arial" w:hAnsi="Times New Roman" w:cs="Times New Roman"/>
                  <w:spacing w:val="-12"/>
                  <w:szCs w:val="24"/>
                  <w:rPrChange w:id="1191" w:author="fernando manuel guzman aja" w:date="2017-04-07T19:12:00Z">
                    <w:rPr>
                      <w:rFonts w:ascii="Calibri" w:eastAsia="Arial" w:hAnsi="Calibri" w:cs="Calibri"/>
                      <w:spacing w:val="-12"/>
                      <w:szCs w:val="24"/>
                    </w:rPr>
                  </w:rPrChange>
                </w:rPr>
                <w:t>T</w:t>
              </w:r>
              <w:r w:rsidRPr="009313E3">
                <w:rPr>
                  <w:rFonts w:ascii="Times New Roman" w:eastAsia="Arial" w:hAnsi="Times New Roman" w:cs="Times New Roman"/>
                  <w:szCs w:val="24"/>
                  <w:rPrChange w:id="1192" w:author="fernando manuel guzman aja" w:date="2017-04-07T19:12:00Z">
                    <w:rPr>
                      <w:rFonts w:ascii="Calibri" w:eastAsia="Arial" w:hAnsi="Calibri" w:cs="Calibri"/>
                      <w:szCs w:val="24"/>
                    </w:rPr>
                  </w:rPrChange>
                </w:rPr>
                <w:t>H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93" w:author="fernando manuel guzman aja" w:date="2017-04-07T19:08:00Z"/>
                <w:rFonts w:ascii="Times New Roman" w:eastAsia="Arial" w:hAnsi="Times New Roman" w:cs="Times New Roman"/>
                <w:szCs w:val="24"/>
                <w:rPrChange w:id="1194" w:author="fernando manuel guzman aja" w:date="2017-04-07T19:12:00Z">
                  <w:rPr>
                    <w:ins w:id="1195" w:author="fernando manuel guzman aja" w:date="2017-04-07T19:08:00Z"/>
                    <w:rFonts w:ascii="Calibri" w:eastAsia="Arial" w:hAnsi="Calibri" w:cs="Calibri"/>
                    <w:szCs w:val="24"/>
                  </w:rPr>
                </w:rPrChange>
              </w:rPr>
            </w:pPr>
            <w:ins w:id="1196" w:author="fernando manuel guzman aja" w:date="2017-04-07T19:08:00Z">
              <w:r w:rsidRPr="009313E3">
                <w:rPr>
                  <w:rFonts w:ascii="Times New Roman" w:eastAsia="Arial" w:hAnsi="Times New Roman" w:cs="Times New Roman"/>
                  <w:szCs w:val="24"/>
                  <w:rPrChange w:id="1197" w:author="fernando manuel guzman aja" w:date="2017-04-07T19:12:00Z">
                    <w:rPr>
                      <w:rFonts w:ascii="Calibri" w:eastAsia="Arial" w:hAnsi="Calibri" w:cs="Calibri"/>
                      <w:szCs w:val="24"/>
                    </w:rPr>
                  </w:rPrChange>
                </w:rPr>
                <w:t>Persona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198" w:author="fernando manuel guzman aja" w:date="2017-04-07T19:08:00Z"/>
                <w:rFonts w:ascii="Times New Roman" w:eastAsia="Arial" w:hAnsi="Times New Roman" w:cs="Times New Roman"/>
                <w:szCs w:val="24"/>
                <w:rPrChange w:id="1199" w:author="fernando manuel guzman aja" w:date="2017-04-07T19:12:00Z">
                  <w:rPr>
                    <w:ins w:id="1200" w:author="fernando manuel guzman aja" w:date="2017-04-07T19:08:00Z"/>
                    <w:rFonts w:ascii="Calibri" w:eastAsia="Arial" w:hAnsi="Calibri" w:cs="Calibri"/>
                    <w:szCs w:val="24"/>
                  </w:rPr>
                </w:rPrChange>
              </w:rPr>
            </w:pPr>
            <w:ins w:id="1201" w:author="fernando manuel guzman aja" w:date="2017-04-07T19:08:00Z">
              <w:r w:rsidRPr="009313E3">
                <w:rPr>
                  <w:rFonts w:ascii="Times New Roman" w:eastAsia="Arial" w:hAnsi="Times New Roman" w:cs="Times New Roman"/>
                  <w:szCs w:val="24"/>
                  <w:rPrChange w:id="1202" w:author="fernando manuel guzman aja" w:date="2017-04-07T19:12:00Z">
                    <w:rPr>
                      <w:rFonts w:ascii="Calibri" w:eastAsia="Arial" w:hAnsi="Calibri" w:cs="Calibri"/>
                      <w:szCs w:val="24"/>
                    </w:rPr>
                  </w:rPrChange>
                </w:rPr>
                <w:t>calcularAreaTriangulo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203" w:author="fernando manuel guzman aja" w:date="2017-04-07T19:08:00Z"/>
                <w:rFonts w:ascii="Times New Roman" w:hAnsi="Times New Roman" w:cs="Times New Roman"/>
                <w:sz w:val="20"/>
                <w:rPrChange w:id="1204" w:author="fernando manuel guzman aja" w:date="2017-04-07T19:12:00Z">
                  <w:rPr>
                    <w:ins w:id="120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20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207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Uso de minúsculas: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208" w:author="fernando manuel guzman aja" w:date="2017-04-07T19:08:00Z"/>
                <w:rFonts w:ascii="Times New Roman" w:hAnsi="Times New Roman" w:cs="Times New Roman"/>
                <w:sz w:val="20"/>
                <w:rPrChange w:id="1209" w:author="fernando manuel guzman aja" w:date="2017-04-07T19:12:00Z">
                  <w:rPr>
                    <w:ins w:id="121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21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212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peso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213" w:author="fernando manuel guzman aja" w:date="2017-04-07T19:08:00Z"/>
                <w:rFonts w:ascii="Times New Roman" w:hAnsi="Times New Roman" w:cs="Times New Roman"/>
                <w:sz w:val="20"/>
                <w:rPrChange w:id="1214" w:author="fernando manuel guzman aja" w:date="2017-04-07T19:12:00Z">
                  <w:rPr>
                    <w:ins w:id="121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21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217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int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218" w:author="fernando manuel guzman aja" w:date="2017-04-07T19:08:00Z"/>
                <w:rFonts w:ascii="Times New Roman" w:hAnsi="Times New Roman" w:cs="Times New Roman"/>
                <w:sz w:val="20"/>
                <w:rPrChange w:id="1219" w:author="fernando manuel guzman aja" w:date="2017-04-07T19:12:00Z">
                  <w:rPr>
                    <w:ins w:id="1220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221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222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correr()</w:t>
              </w:r>
            </w:ins>
          </w:p>
          <w:p w:rsidR="009313E3" w:rsidRPr="009313E3" w:rsidRDefault="009313E3" w:rsidP="00D26165">
            <w:pPr>
              <w:spacing w:before="40" w:after="40"/>
              <w:rPr>
                <w:ins w:id="1223" w:author="fernando manuel guzman aja" w:date="2017-04-07T19:08:00Z"/>
                <w:rFonts w:ascii="Times New Roman" w:hAnsi="Times New Roman" w:cs="Times New Roman"/>
                <w:sz w:val="20"/>
                <w:rPrChange w:id="1224" w:author="fernando manuel guzman aja" w:date="2017-04-07T19:12:00Z">
                  <w:rPr>
                    <w:ins w:id="1225" w:author="fernando manuel guzman aja" w:date="2017-04-07T19:08:00Z"/>
                    <w:rFonts w:ascii="Calibri" w:hAnsi="Calibri" w:cs="Calibri"/>
                    <w:sz w:val="20"/>
                  </w:rPr>
                </w:rPrChange>
              </w:rPr>
            </w:pPr>
            <w:ins w:id="1226" w:author="fernando manuel guzman aja" w:date="2017-04-07T19:08:00Z">
              <w:r w:rsidRPr="009313E3">
                <w:rPr>
                  <w:rFonts w:ascii="Times New Roman" w:hAnsi="Times New Roman" w:cs="Times New Roman"/>
                  <w:sz w:val="20"/>
                  <w:rPrChange w:id="1227" w:author="fernando manuel guzman aja" w:date="2017-04-07T19:12:00Z">
                    <w:rPr>
                      <w:rFonts w:ascii="Calibri" w:hAnsi="Calibri" w:cs="Calibri"/>
                      <w:sz w:val="20"/>
                    </w:rPr>
                  </w:rPrChange>
                </w:rPr>
                <w:t>system.println</w:t>
              </w:r>
            </w:ins>
          </w:p>
        </w:tc>
      </w:tr>
    </w:tbl>
    <w:p w:rsidR="009313E3" w:rsidRPr="009313E3" w:rsidRDefault="009313E3" w:rsidP="009313E3">
      <w:pPr>
        <w:rPr>
          <w:ins w:id="1228" w:author="fernando manuel guzman aja" w:date="2017-04-07T19:08:00Z"/>
          <w:rFonts w:ascii="Times New Roman" w:hAnsi="Times New Roman" w:cs="Times New Roman"/>
          <w:b/>
          <w:bCs/>
          <w:rPrChange w:id="1229" w:author="fernando manuel guzman aja" w:date="2017-04-07T19:12:00Z">
            <w:rPr>
              <w:ins w:id="1230" w:author="fernando manuel guzman aja" w:date="2017-04-07T19:08:00Z"/>
              <w:b/>
              <w:bCs/>
            </w:rPr>
          </w:rPrChange>
        </w:rPr>
      </w:pPr>
    </w:p>
    <w:p w:rsidR="003B6437" w:rsidRPr="009313E3" w:rsidRDefault="003B6437" w:rsidP="00C37B5A">
      <w:pPr>
        <w:jc w:val="center"/>
        <w:rPr>
          <w:ins w:id="1231" w:author="fernando manuel guzman aja" w:date="2017-04-07T19:11:00Z"/>
          <w:rFonts w:ascii="Times New Roman" w:hAnsi="Times New Roman" w:cs="Times New Roman"/>
          <w:sz w:val="28"/>
        </w:rPr>
      </w:pPr>
    </w:p>
    <w:p w:rsidR="009313E3" w:rsidRPr="009313E3" w:rsidRDefault="009313E3" w:rsidP="00C37B5A">
      <w:pPr>
        <w:jc w:val="center"/>
        <w:rPr>
          <w:ins w:id="1232" w:author="fernando manuel guzman aja" w:date="2017-04-07T19:11:00Z"/>
          <w:rFonts w:ascii="Times New Roman" w:hAnsi="Times New Roman" w:cs="Times New Roman"/>
          <w:sz w:val="28"/>
        </w:rPr>
      </w:pPr>
    </w:p>
    <w:p w:rsidR="009313E3" w:rsidRPr="009313E3" w:rsidRDefault="009313E3" w:rsidP="00C37B5A">
      <w:pPr>
        <w:jc w:val="center"/>
        <w:rPr>
          <w:ins w:id="1233" w:author="fernando manuel guzman aja" w:date="2017-04-07T19:11:00Z"/>
          <w:rFonts w:ascii="Times New Roman" w:hAnsi="Times New Roman" w:cs="Times New Roman"/>
          <w:sz w:val="28"/>
        </w:rPr>
      </w:pPr>
    </w:p>
    <w:p w:rsidR="009313E3" w:rsidRPr="009313E3" w:rsidRDefault="009313E3" w:rsidP="00C37B5A">
      <w:pPr>
        <w:jc w:val="center"/>
        <w:rPr>
          <w:ins w:id="1234" w:author="fernando manuel guzman aja" w:date="2017-04-07T19:11:00Z"/>
          <w:rFonts w:ascii="Times New Roman" w:hAnsi="Times New Roman" w:cs="Times New Roman"/>
          <w:sz w:val="28"/>
        </w:rPr>
      </w:pPr>
    </w:p>
    <w:p w:rsidR="009313E3" w:rsidRDefault="009313E3" w:rsidP="00C37B5A">
      <w:pPr>
        <w:jc w:val="center"/>
        <w:rPr>
          <w:ins w:id="1235" w:author="fernando manuel guzman aja" w:date="2017-04-07T19:12:00Z"/>
          <w:rFonts w:ascii="Times New Roman" w:hAnsi="Times New Roman" w:cs="Times New Roman"/>
          <w:sz w:val="28"/>
        </w:rPr>
      </w:pPr>
    </w:p>
    <w:p w:rsidR="009313E3" w:rsidRDefault="009313E3" w:rsidP="00C37B5A">
      <w:pPr>
        <w:jc w:val="center"/>
        <w:rPr>
          <w:ins w:id="1236" w:author="fernando manuel guzman aja" w:date="2017-04-07T19:12:00Z"/>
          <w:rFonts w:ascii="Times New Roman" w:hAnsi="Times New Roman" w:cs="Times New Roman"/>
          <w:sz w:val="28"/>
        </w:rPr>
      </w:pPr>
    </w:p>
    <w:p w:rsidR="009313E3" w:rsidRDefault="009313E3" w:rsidP="00C37B5A">
      <w:pPr>
        <w:jc w:val="center"/>
        <w:rPr>
          <w:ins w:id="1237" w:author="fernando manuel guzman aja" w:date="2017-04-07T19:12:00Z"/>
          <w:rFonts w:ascii="Times New Roman" w:hAnsi="Times New Roman" w:cs="Times New Roman"/>
          <w:sz w:val="28"/>
        </w:rPr>
      </w:pPr>
    </w:p>
    <w:p w:rsidR="009313E3" w:rsidRDefault="009313E3" w:rsidP="00C37B5A">
      <w:pPr>
        <w:jc w:val="center"/>
        <w:rPr>
          <w:ins w:id="1238" w:author="fernando manuel guzman aja" w:date="2017-04-07T19:12:00Z"/>
          <w:rFonts w:ascii="Times New Roman" w:hAnsi="Times New Roman" w:cs="Times New Roman"/>
          <w:sz w:val="28"/>
        </w:rPr>
      </w:pPr>
    </w:p>
    <w:p w:rsidR="009313E3" w:rsidRPr="009313E3" w:rsidRDefault="009313E3" w:rsidP="00C37B5A">
      <w:pPr>
        <w:jc w:val="center"/>
        <w:rPr>
          <w:ins w:id="1239" w:author="fernando manuel guzman aja" w:date="2017-04-07T19:11:00Z"/>
          <w:rFonts w:ascii="Times New Roman" w:hAnsi="Times New Roman" w:cs="Times New Roman"/>
          <w:sz w:val="28"/>
        </w:rPr>
      </w:pPr>
    </w:p>
    <w:p w:rsidR="009313E3" w:rsidRPr="009313E3" w:rsidRDefault="009313E3" w:rsidP="00C37B5A">
      <w:pPr>
        <w:jc w:val="center"/>
        <w:rPr>
          <w:ins w:id="1240" w:author="fernando manuel guzman aja" w:date="2017-04-07T19:11:00Z"/>
          <w:rFonts w:ascii="Times New Roman" w:hAnsi="Times New Roman" w:cs="Times New Roman"/>
          <w:sz w:val="28"/>
        </w:rPr>
      </w:pPr>
    </w:p>
    <w:p w:rsidR="009313E3" w:rsidRDefault="009313E3">
      <w:pPr>
        <w:pStyle w:val="Ttulo1"/>
        <w:jc w:val="center"/>
        <w:rPr>
          <w:ins w:id="1241" w:author="fernando manuel guzman aja" w:date="2017-04-07T19:15:00Z"/>
          <w:sz w:val="28"/>
        </w:rPr>
        <w:pPrChange w:id="1242" w:author="jesus enrique flores nestozo" w:date="2017-04-07T22:55:00Z">
          <w:pPr>
            <w:jc w:val="center"/>
          </w:pPr>
        </w:pPrChange>
      </w:pPr>
      <w:bookmarkStart w:id="1243" w:name="_Toc479369630"/>
      <w:ins w:id="1244" w:author="fernando manuel guzman aja" w:date="2017-04-07T19:11:00Z">
        <w:r w:rsidRPr="009313E3">
          <w:rPr>
            <w:rPrChange w:id="1245" w:author="fernando manuel guzman aja" w:date="2017-04-07T19:12:00Z">
              <w:rPr>
                <w:rFonts w:cs="Times New Roman"/>
                <w:sz w:val="28"/>
              </w:rPr>
            </w:rPrChange>
          </w:rPr>
          <w:lastRenderedPageBreak/>
          <w:t>MODELOS DE</w:t>
        </w:r>
        <w:r w:rsidRPr="009313E3">
          <w:rPr>
            <w:sz w:val="28"/>
          </w:rPr>
          <w:t xml:space="preserve"> </w:t>
        </w:r>
        <w:r w:rsidRPr="009313E3">
          <w:rPr>
            <w:rPrChange w:id="1246" w:author="fernando manuel guzman aja" w:date="2017-04-07T19:12:00Z">
              <w:rPr>
                <w:rFonts w:cs="Times New Roman"/>
                <w:sz w:val="28"/>
              </w:rPr>
            </w:rPrChange>
          </w:rPr>
          <w:t>DISEÑO</w:t>
        </w:r>
        <w:bookmarkEnd w:id="1243"/>
        <w:del w:id="1247" w:author="jesus enrique flores nestozo" w:date="2017-04-07T22:55:00Z">
          <w:r w:rsidDel="00273202">
            <w:rPr>
              <w:sz w:val="28"/>
            </w:rPr>
            <w:delText>:</w:delText>
          </w:r>
        </w:del>
      </w:ins>
    </w:p>
    <w:p w:rsidR="009313E3" w:rsidRDefault="009313E3" w:rsidP="00C37B5A">
      <w:pPr>
        <w:jc w:val="center"/>
        <w:rPr>
          <w:ins w:id="1248" w:author="fernando manuel guzman aja" w:date="2017-04-07T19:15:00Z"/>
          <w:rFonts w:ascii="Times New Roman" w:hAnsi="Times New Roman" w:cs="Times New Roman"/>
          <w:sz w:val="28"/>
        </w:rPr>
      </w:pPr>
    </w:p>
    <w:p w:rsidR="009313E3" w:rsidRDefault="009313E3" w:rsidP="00C37B5A">
      <w:pPr>
        <w:jc w:val="center"/>
        <w:rPr>
          <w:ins w:id="1249" w:author="fernando manuel guzman aja" w:date="2017-04-07T19:18:00Z"/>
          <w:rFonts w:ascii="Times New Roman" w:hAnsi="Times New Roman" w:cs="Times New Roman"/>
          <w:sz w:val="28"/>
        </w:rPr>
      </w:pPr>
    </w:p>
    <w:p w:rsidR="00431704" w:rsidRDefault="00431704">
      <w:pPr>
        <w:pStyle w:val="Ttulo2"/>
        <w:rPr>
          <w:ins w:id="1250" w:author="fernando manuel guzman aja" w:date="2017-04-07T19:18:00Z"/>
        </w:rPr>
        <w:pPrChange w:id="1251" w:author="jesus enrique flores nestozo" w:date="2017-04-07T22:56:00Z">
          <w:pPr>
            <w:jc w:val="center"/>
          </w:pPr>
        </w:pPrChange>
      </w:pPr>
      <w:bookmarkStart w:id="1252" w:name="_Toc479369631"/>
      <w:ins w:id="1253" w:author="fernando manuel guzman aja" w:date="2017-04-07T19:18:00Z">
        <w:r>
          <w:t>DIAGRAMA DE CASOS DE USO</w:t>
        </w:r>
        <w:bookmarkEnd w:id="1252"/>
        <w:del w:id="1254" w:author="jesus enrique flores nestozo" w:date="2017-04-07T22:55:00Z">
          <w:r w:rsidDel="00273202">
            <w:delText>:</w:delText>
          </w:r>
        </w:del>
      </w:ins>
    </w:p>
    <w:p w:rsidR="00431704" w:rsidRPr="00431704" w:rsidRDefault="00431704">
      <w:pPr>
        <w:jc w:val="both"/>
        <w:rPr>
          <w:ins w:id="1255" w:author="fernando manuel guzman aja" w:date="2017-04-07T19:11:00Z"/>
          <w:rFonts w:ascii="Times New Roman" w:hAnsi="Times New Roman" w:cs="Times New Roman"/>
          <w:rPrChange w:id="1256" w:author="fernando manuel guzman aja" w:date="2017-04-07T19:18:00Z">
            <w:rPr>
              <w:ins w:id="1257" w:author="fernando manuel guzman aja" w:date="2017-04-07T19:11:00Z"/>
              <w:rFonts w:ascii="Times New Roman" w:hAnsi="Times New Roman" w:cs="Times New Roman"/>
              <w:sz w:val="28"/>
            </w:rPr>
          </w:rPrChange>
        </w:rPr>
        <w:pPrChange w:id="1258" w:author="jesus enrique flores nestozo" w:date="2017-04-07T22:58:00Z">
          <w:pPr>
            <w:jc w:val="center"/>
          </w:pPr>
        </w:pPrChange>
      </w:pPr>
      <w:ins w:id="1259" w:author="fernando manuel guzman aja" w:date="2017-04-07T19:18:00Z">
        <w:r w:rsidRPr="00431704">
          <w:rPr>
            <w:rFonts w:ascii="Times New Roman" w:hAnsi="Times New Roman" w:cs="Times New Roman"/>
          </w:rPr>
          <w:t>En este diagrama podemos a</w:t>
        </w:r>
        <w:r>
          <w:rPr>
            <w:rFonts w:ascii="Times New Roman" w:hAnsi="Times New Roman" w:cs="Times New Roman"/>
          </w:rPr>
          <w:t xml:space="preserve">preciar los requerimientos funcionales del sistema, agrupado por los diferentes actores que </w:t>
        </w:r>
      </w:ins>
      <w:ins w:id="1260" w:author="fernando manuel guzman aja" w:date="2017-04-07T19:19:00Z">
        <w:r>
          <w:rPr>
            <w:rFonts w:ascii="Times New Roman" w:hAnsi="Times New Roman" w:cs="Times New Roman"/>
          </w:rPr>
          <w:t>interactúan</w:t>
        </w:r>
      </w:ins>
      <w:ins w:id="1261" w:author="fernando manuel guzman aja" w:date="2017-04-07T19:18:00Z">
        <w:r>
          <w:rPr>
            <w:rFonts w:ascii="Times New Roman" w:hAnsi="Times New Roman" w:cs="Times New Roman"/>
          </w:rPr>
          <w:t xml:space="preserve"> en este sistema.</w:t>
        </w:r>
      </w:ins>
    </w:p>
    <w:p w:rsidR="009313E3" w:rsidRDefault="00431704" w:rsidP="00C37B5A">
      <w:pPr>
        <w:jc w:val="center"/>
        <w:rPr>
          <w:ins w:id="1262" w:author="fernando manuel guzman aja" w:date="2017-04-07T19:20:00Z"/>
          <w:rFonts w:ascii="Times New Roman" w:hAnsi="Times New Roman" w:cs="Times New Roman"/>
          <w:sz w:val="28"/>
        </w:rPr>
      </w:pPr>
      <w:ins w:id="1263" w:author="fernando manuel guzman aja" w:date="2017-04-07T19:17:00Z">
        <w:r>
          <w:rPr>
            <w:rFonts w:ascii="Times New Roman" w:hAnsi="Times New Roman" w:cs="Times New Roman"/>
            <w:noProof/>
            <w:sz w:val="28"/>
            <w:lang w:val="es-MX" w:eastAsia="es-MX"/>
            <w:rPrChange w:id="1264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5400040" cy="4860290"/>
              <wp:effectExtent l="0" t="0" r="0" b="0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asos de uso.jpg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4860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31704" w:rsidRDefault="00431704" w:rsidP="00C37B5A">
      <w:pPr>
        <w:jc w:val="center"/>
        <w:rPr>
          <w:ins w:id="1265" w:author="fernando manuel guzman aja" w:date="2017-04-07T19:20:00Z"/>
          <w:rFonts w:ascii="Times New Roman" w:hAnsi="Times New Roman" w:cs="Times New Roman"/>
          <w:sz w:val="28"/>
        </w:rPr>
      </w:pPr>
    </w:p>
    <w:p w:rsidR="00431704" w:rsidRDefault="00431704" w:rsidP="00C37B5A">
      <w:pPr>
        <w:jc w:val="center"/>
        <w:rPr>
          <w:ins w:id="1266" w:author="fernando manuel guzman aja" w:date="2017-04-07T19:21:00Z"/>
          <w:rFonts w:ascii="Times New Roman" w:hAnsi="Times New Roman" w:cs="Times New Roman"/>
          <w:sz w:val="28"/>
        </w:rPr>
      </w:pPr>
    </w:p>
    <w:p w:rsidR="00431704" w:rsidRDefault="00431704" w:rsidP="00C37B5A">
      <w:pPr>
        <w:jc w:val="center"/>
        <w:rPr>
          <w:ins w:id="1267" w:author="fernando manuel guzman aja" w:date="2017-04-07T19:21:00Z"/>
          <w:rFonts w:ascii="Times New Roman" w:hAnsi="Times New Roman" w:cs="Times New Roman"/>
          <w:sz w:val="28"/>
        </w:rPr>
      </w:pPr>
    </w:p>
    <w:p w:rsidR="00431704" w:rsidRDefault="00431704" w:rsidP="00C37B5A">
      <w:pPr>
        <w:jc w:val="center"/>
        <w:rPr>
          <w:ins w:id="1268" w:author="fernando manuel guzman aja" w:date="2017-04-07T19:21:00Z"/>
          <w:rFonts w:ascii="Times New Roman" w:hAnsi="Times New Roman" w:cs="Times New Roman"/>
          <w:sz w:val="28"/>
        </w:rPr>
      </w:pPr>
    </w:p>
    <w:p w:rsidR="00431704" w:rsidRDefault="00431704" w:rsidP="00C37B5A">
      <w:pPr>
        <w:jc w:val="center"/>
        <w:rPr>
          <w:ins w:id="1269" w:author="jesus enrique flores nestozo" w:date="2017-04-07T22:58:00Z"/>
          <w:rFonts w:ascii="Times New Roman" w:hAnsi="Times New Roman" w:cs="Times New Roman"/>
          <w:sz w:val="28"/>
        </w:rPr>
      </w:pPr>
    </w:p>
    <w:p w:rsidR="00273202" w:rsidRDefault="00273202" w:rsidP="00C37B5A">
      <w:pPr>
        <w:jc w:val="center"/>
        <w:rPr>
          <w:ins w:id="1270" w:author="fernando manuel guzman aja" w:date="2017-04-07T19:21:00Z"/>
          <w:rFonts w:ascii="Times New Roman" w:hAnsi="Times New Roman" w:cs="Times New Roman"/>
          <w:sz w:val="28"/>
        </w:rPr>
      </w:pPr>
    </w:p>
    <w:p w:rsidR="00431704" w:rsidRDefault="00431704" w:rsidP="00C37B5A">
      <w:pPr>
        <w:jc w:val="center"/>
        <w:rPr>
          <w:ins w:id="1271" w:author="fernando manuel guzman aja" w:date="2017-04-07T19:20:00Z"/>
          <w:rFonts w:ascii="Times New Roman" w:hAnsi="Times New Roman" w:cs="Times New Roman"/>
          <w:sz w:val="28"/>
        </w:rPr>
      </w:pPr>
    </w:p>
    <w:p w:rsidR="00431704" w:rsidRDefault="00431704">
      <w:pPr>
        <w:pStyle w:val="Ttulo2"/>
        <w:rPr>
          <w:ins w:id="1272" w:author="fernando manuel guzman aja" w:date="2017-04-07T19:20:00Z"/>
        </w:rPr>
        <w:pPrChange w:id="1273" w:author="jesus enrique flores nestozo" w:date="2017-04-07T22:58:00Z">
          <w:pPr>
            <w:jc w:val="center"/>
          </w:pPr>
        </w:pPrChange>
      </w:pPr>
      <w:bookmarkStart w:id="1274" w:name="_Toc479369632"/>
      <w:ins w:id="1275" w:author="fernando manuel guzman aja" w:date="2017-04-07T19:20:00Z">
        <w:r>
          <w:lastRenderedPageBreak/>
          <w:t xml:space="preserve">DIAGRAMA DE </w:t>
        </w:r>
      </w:ins>
      <w:ins w:id="1276" w:author="fernando manuel guzman aja" w:date="2017-04-07T19:22:00Z">
        <w:r>
          <w:t>CLASES</w:t>
        </w:r>
      </w:ins>
      <w:bookmarkEnd w:id="1274"/>
      <w:ins w:id="1277" w:author="fernando manuel guzman aja" w:date="2017-04-07T19:20:00Z">
        <w:del w:id="1278" w:author="jesus enrique flores nestozo" w:date="2017-04-07T22:58:00Z">
          <w:r w:rsidDel="00273202">
            <w:delText>:</w:delText>
          </w:r>
        </w:del>
      </w:ins>
    </w:p>
    <w:p w:rsidR="00431704" w:rsidRDefault="00431704">
      <w:pPr>
        <w:jc w:val="both"/>
        <w:rPr>
          <w:ins w:id="1279" w:author="fernando manuel guzman aja" w:date="2017-04-07T19:22:00Z"/>
          <w:rFonts w:ascii="Times New Roman" w:hAnsi="Times New Roman" w:cs="Times New Roman"/>
        </w:rPr>
        <w:pPrChange w:id="1280" w:author="jesus enrique flores nestozo" w:date="2017-04-07T22:58:00Z">
          <w:pPr>
            <w:jc w:val="center"/>
          </w:pPr>
        </w:pPrChange>
      </w:pPr>
      <w:ins w:id="1281" w:author="fernando manuel guzman aja" w:date="2017-04-07T19:20:00Z">
        <w:r>
          <w:rPr>
            <w:rFonts w:ascii="Times New Roman" w:hAnsi="Times New Roman" w:cs="Times New Roman"/>
          </w:rPr>
          <w:t xml:space="preserve">En este diagrama podemos apreciar las diferentes clases que intervienen dentro del sistema, </w:t>
        </w:r>
      </w:ins>
      <w:ins w:id="1282" w:author="fernando manuel guzman aja" w:date="2017-04-07T19:22:00Z">
        <w:r>
          <w:rPr>
            <w:rFonts w:ascii="Times New Roman" w:hAnsi="Times New Roman" w:cs="Times New Roman"/>
          </w:rPr>
          <w:t>así</w:t>
        </w:r>
      </w:ins>
      <w:ins w:id="1283" w:author="fernando manuel guzman aja" w:date="2017-04-07T19:20:00Z">
        <w:r>
          <w:rPr>
            <w:rFonts w:ascii="Times New Roman" w:hAnsi="Times New Roman" w:cs="Times New Roman"/>
          </w:rPr>
          <w:t xml:space="preserve"> como sus diferentes atributos y </w:t>
        </w:r>
      </w:ins>
      <w:ins w:id="1284" w:author="fernando manuel guzman aja" w:date="2017-04-07T19:21:00Z">
        <w:r>
          <w:rPr>
            <w:rFonts w:ascii="Times New Roman" w:hAnsi="Times New Roman" w:cs="Times New Roman"/>
          </w:rPr>
          <w:t>métodos</w:t>
        </w:r>
      </w:ins>
      <w:ins w:id="1285" w:author="fernando manuel guzman aja" w:date="2017-04-07T19:20:00Z">
        <w:r>
          <w:rPr>
            <w:rFonts w:ascii="Times New Roman" w:hAnsi="Times New Roman" w:cs="Times New Roman"/>
          </w:rPr>
          <w:t xml:space="preserve"> </w:t>
        </w:r>
      </w:ins>
      <w:ins w:id="1286" w:author="fernando manuel guzman aja" w:date="2017-04-07T19:21:00Z">
        <w:r>
          <w:rPr>
            <w:rFonts w:ascii="Times New Roman" w:hAnsi="Times New Roman" w:cs="Times New Roman"/>
          </w:rPr>
          <w:t>correspondientes.</w:t>
        </w:r>
      </w:ins>
    </w:p>
    <w:p w:rsidR="00431704" w:rsidRDefault="00431704">
      <w:pPr>
        <w:jc w:val="both"/>
        <w:rPr>
          <w:ins w:id="1287" w:author="fernando manuel guzman aja" w:date="2017-04-07T19:21:00Z"/>
          <w:rFonts w:ascii="Times New Roman" w:hAnsi="Times New Roman" w:cs="Times New Roman"/>
        </w:rPr>
        <w:pPrChange w:id="1288" w:author="jesus enrique flores nestozo" w:date="2017-04-07T22:58:00Z">
          <w:pPr>
            <w:jc w:val="center"/>
          </w:pPr>
        </w:pPrChange>
      </w:pPr>
      <w:ins w:id="1289" w:author="fernando manuel guzman aja" w:date="2017-04-07T19:22:00Z">
        <w:r>
          <w:rPr>
            <w:rFonts w:ascii="Times New Roman" w:hAnsi="Times New Roman" w:cs="Times New Roman"/>
          </w:rPr>
          <w:t>También se observa la relación entre estos, su cardinalidad y multiplicidad.</w:t>
        </w:r>
      </w:ins>
    </w:p>
    <w:p w:rsidR="00431704" w:rsidRDefault="00431704" w:rsidP="00C37B5A">
      <w:pPr>
        <w:jc w:val="center"/>
        <w:rPr>
          <w:ins w:id="1290" w:author="fernando manuel guzman aja" w:date="2017-04-07T19:21:00Z"/>
          <w:rFonts w:ascii="Times New Roman" w:hAnsi="Times New Roman" w:cs="Times New Roman"/>
        </w:rPr>
      </w:pPr>
    </w:p>
    <w:p w:rsidR="00431704" w:rsidRDefault="00431704" w:rsidP="00C37B5A">
      <w:pPr>
        <w:jc w:val="center"/>
        <w:rPr>
          <w:ins w:id="1291" w:author="fernando manuel guzman aja" w:date="2017-04-07T19:23:00Z"/>
          <w:rFonts w:ascii="Times New Roman" w:hAnsi="Times New Roman" w:cs="Times New Roman"/>
          <w:sz w:val="28"/>
        </w:rPr>
      </w:pPr>
      <w:ins w:id="1292" w:author="fernando manuel guzman aja" w:date="2017-04-07T19:22:00Z">
        <w:r>
          <w:rPr>
            <w:rFonts w:ascii="Times New Roman" w:hAnsi="Times New Roman" w:cs="Times New Roman"/>
            <w:noProof/>
            <w:sz w:val="28"/>
            <w:lang w:val="es-MX" w:eastAsia="es-MX"/>
            <w:rPrChange w:id="1293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5400040" cy="3398520"/>
              <wp:effectExtent l="0" t="0" r="0" b="0"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Diagrama de clases.jpg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398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31704" w:rsidRDefault="00431704" w:rsidP="00C37B5A">
      <w:pPr>
        <w:jc w:val="center"/>
        <w:rPr>
          <w:ins w:id="1294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0B28DA" w:rsidP="00C37B5A">
      <w:pPr>
        <w:jc w:val="center"/>
        <w:rPr>
          <w:ins w:id="1295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0B28DA" w:rsidP="00C37B5A">
      <w:pPr>
        <w:jc w:val="center"/>
        <w:rPr>
          <w:ins w:id="1296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0B28DA" w:rsidP="00C37B5A">
      <w:pPr>
        <w:jc w:val="center"/>
        <w:rPr>
          <w:ins w:id="1297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0B28DA" w:rsidP="00C37B5A">
      <w:pPr>
        <w:jc w:val="center"/>
        <w:rPr>
          <w:ins w:id="1298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0B28DA" w:rsidP="00C37B5A">
      <w:pPr>
        <w:jc w:val="center"/>
        <w:rPr>
          <w:ins w:id="1299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0B28DA" w:rsidP="00C37B5A">
      <w:pPr>
        <w:jc w:val="center"/>
        <w:rPr>
          <w:ins w:id="1300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0B28DA" w:rsidP="00C37B5A">
      <w:pPr>
        <w:jc w:val="center"/>
        <w:rPr>
          <w:ins w:id="1301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0B28DA" w:rsidP="00C37B5A">
      <w:pPr>
        <w:jc w:val="center"/>
        <w:rPr>
          <w:ins w:id="1302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0B28DA" w:rsidP="00C37B5A">
      <w:pPr>
        <w:jc w:val="center"/>
        <w:rPr>
          <w:ins w:id="1303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0B28DA" w:rsidP="00C37B5A">
      <w:pPr>
        <w:jc w:val="center"/>
        <w:rPr>
          <w:ins w:id="1304" w:author="fernando manuel guzman aja" w:date="2017-04-07T19:29:00Z"/>
          <w:rFonts w:ascii="Times New Roman" w:hAnsi="Times New Roman" w:cs="Times New Roman"/>
          <w:sz w:val="28"/>
        </w:rPr>
      </w:pPr>
    </w:p>
    <w:p w:rsidR="000B28DA" w:rsidRDefault="00273202">
      <w:pPr>
        <w:tabs>
          <w:tab w:val="left" w:pos="5850"/>
        </w:tabs>
        <w:rPr>
          <w:ins w:id="1305" w:author="jesus enrique flores nestozo" w:date="2017-04-07T22:59:00Z"/>
          <w:rFonts w:ascii="Times New Roman" w:hAnsi="Times New Roman" w:cs="Times New Roman"/>
          <w:sz w:val="28"/>
        </w:rPr>
        <w:pPrChange w:id="1306" w:author="jesus enrique flores nestozo" w:date="2017-04-07T22:59:00Z">
          <w:pPr>
            <w:jc w:val="center"/>
          </w:pPr>
        </w:pPrChange>
      </w:pPr>
      <w:ins w:id="1307" w:author="jesus enrique flores nestozo" w:date="2017-04-07T22:59:00Z">
        <w:r>
          <w:rPr>
            <w:rFonts w:ascii="Times New Roman" w:hAnsi="Times New Roman" w:cs="Times New Roman"/>
            <w:sz w:val="28"/>
          </w:rPr>
          <w:tab/>
        </w:r>
      </w:ins>
    </w:p>
    <w:p w:rsidR="00273202" w:rsidRDefault="00273202">
      <w:pPr>
        <w:tabs>
          <w:tab w:val="left" w:pos="5850"/>
        </w:tabs>
        <w:rPr>
          <w:ins w:id="1308" w:author="fernando manuel guzman aja" w:date="2017-04-07T19:23:00Z"/>
          <w:rFonts w:ascii="Times New Roman" w:hAnsi="Times New Roman" w:cs="Times New Roman"/>
          <w:sz w:val="28"/>
        </w:rPr>
        <w:pPrChange w:id="1309" w:author="jesus enrique flores nestozo" w:date="2017-04-07T22:59:00Z">
          <w:pPr>
            <w:jc w:val="center"/>
          </w:pPr>
        </w:pPrChange>
      </w:pPr>
    </w:p>
    <w:p w:rsidR="00431704" w:rsidRDefault="00431704">
      <w:pPr>
        <w:pStyle w:val="Ttulo2"/>
        <w:rPr>
          <w:ins w:id="1310" w:author="fernando manuel guzman aja" w:date="2017-04-07T19:25:00Z"/>
        </w:rPr>
        <w:pPrChange w:id="1311" w:author="jesus enrique flores nestozo" w:date="2017-04-07T22:59:00Z">
          <w:pPr>
            <w:jc w:val="center"/>
          </w:pPr>
        </w:pPrChange>
      </w:pPr>
      <w:bookmarkStart w:id="1312" w:name="_Toc479369633"/>
      <w:ins w:id="1313" w:author="fernando manuel guzman aja" w:date="2017-04-07T19:23:00Z">
        <w:r>
          <w:lastRenderedPageBreak/>
          <w:t>DIAGRAMAS DE ACTIVIDAD</w:t>
        </w:r>
        <w:bookmarkEnd w:id="1312"/>
        <w:del w:id="1314" w:author="jesus enrique flores nestozo" w:date="2017-04-07T22:59:00Z">
          <w:r w:rsidDel="00273202">
            <w:delText>:</w:delText>
          </w:r>
        </w:del>
      </w:ins>
    </w:p>
    <w:p w:rsidR="000B28DA" w:rsidRDefault="00431704">
      <w:pPr>
        <w:jc w:val="both"/>
        <w:rPr>
          <w:ins w:id="1315" w:author="fernando manuel guzman aja" w:date="2017-04-07T19:29:00Z"/>
          <w:rFonts w:ascii="Times New Roman" w:hAnsi="Times New Roman" w:cs="Times New Roman"/>
        </w:rPr>
        <w:pPrChange w:id="1316" w:author="jesus enrique flores nestozo" w:date="2017-04-07T22:59:00Z">
          <w:pPr>
            <w:jc w:val="center"/>
          </w:pPr>
        </w:pPrChange>
      </w:pPr>
      <w:ins w:id="1317" w:author="fernando manuel guzman aja" w:date="2017-04-07T19:25:00Z">
        <w:r w:rsidRPr="00431704">
          <w:rPr>
            <w:rFonts w:ascii="Times New Roman" w:hAnsi="Times New Roman" w:cs="Times New Roman"/>
            <w:rPrChange w:id="1318" w:author="fernando manuel guzman aja" w:date="2017-04-07T19:25:00Z">
              <w:rPr>
                <w:rFonts w:ascii="Times New Roman" w:hAnsi="Times New Roman" w:cs="Times New Roman"/>
                <w:sz w:val="28"/>
              </w:rPr>
            </w:rPrChange>
          </w:rPr>
          <w:t>En estos</w:t>
        </w:r>
        <w:r>
          <w:rPr>
            <w:rFonts w:ascii="Times New Roman" w:hAnsi="Times New Roman" w:cs="Times New Roman"/>
          </w:rPr>
          <w:t xml:space="preserve"> diagramas se muestran las interacci</w:t>
        </w:r>
        <w:r w:rsidR="000B28DA">
          <w:rPr>
            <w:rFonts w:ascii="Times New Roman" w:hAnsi="Times New Roman" w:cs="Times New Roman"/>
          </w:rPr>
          <w:t>ones</w:t>
        </w:r>
      </w:ins>
      <w:ins w:id="1319" w:author="fernando manuel guzman aja" w:date="2017-04-07T19:27:00Z">
        <w:r w:rsidR="000B28DA">
          <w:rPr>
            <w:rFonts w:ascii="Times New Roman" w:hAnsi="Times New Roman" w:cs="Times New Roman"/>
          </w:rPr>
          <w:t xml:space="preserve"> </w:t>
        </w:r>
      </w:ins>
      <w:ins w:id="1320" w:author="fernando manuel guzman aja" w:date="2017-04-07T19:28:00Z">
        <w:r w:rsidR="000B28DA">
          <w:rPr>
            <w:rFonts w:ascii="Times New Roman" w:hAnsi="Times New Roman" w:cs="Times New Roman"/>
          </w:rPr>
          <w:t>secuenciales del</w:t>
        </w:r>
      </w:ins>
      <w:ins w:id="1321" w:author="fernando manuel guzman aja" w:date="2017-04-07T19:25:00Z">
        <w:r w:rsidR="000B28DA">
          <w:rPr>
            <w:rFonts w:ascii="Times New Roman" w:hAnsi="Times New Roman" w:cs="Times New Roman"/>
          </w:rPr>
          <w:t xml:space="preserve"> usuario con el sistema</w:t>
        </w:r>
      </w:ins>
      <w:ins w:id="1322" w:author="fernando manuel guzman aja" w:date="2017-04-07T19:26:00Z">
        <w:r w:rsidR="000B28DA">
          <w:rPr>
            <w:rFonts w:ascii="Times New Roman" w:hAnsi="Times New Roman" w:cs="Times New Roman"/>
          </w:rPr>
          <w:t>, separadas por procesos.</w:t>
        </w:r>
      </w:ins>
      <w:ins w:id="1323" w:author="fernando manuel guzman aja" w:date="2017-04-07T19:28:00Z">
        <w:r w:rsidR="000B28DA">
          <w:rPr>
            <w:rFonts w:ascii="Times New Roman" w:hAnsi="Times New Roman" w:cs="Times New Roman"/>
          </w:rPr>
          <w:t xml:space="preserve"> Únicamente se muestran los diagramas que fueron seleccionados para </w:t>
        </w:r>
      </w:ins>
      <w:ins w:id="1324" w:author="fernando manuel guzman aja" w:date="2017-04-07T19:29:00Z">
        <w:r w:rsidR="000B28DA">
          <w:rPr>
            <w:rFonts w:ascii="Times New Roman" w:hAnsi="Times New Roman" w:cs="Times New Roman"/>
          </w:rPr>
          <w:t>implementar en el proyecto.</w:t>
        </w:r>
      </w:ins>
    </w:p>
    <w:p w:rsidR="000B28DA" w:rsidRDefault="000B28DA" w:rsidP="000B28DA">
      <w:pPr>
        <w:jc w:val="center"/>
        <w:rPr>
          <w:ins w:id="1325" w:author="fernando manuel guzman aja" w:date="2017-04-07T19:29:00Z"/>
          <w:rFonts w:ascii="Times New Roman" w:hAnsi="Times New Roman" w:cs="Times New Roman"/>
        </w:rPr>
      </w:pPr>
    </w:p>
    <w:p w:rsidR="000B28DA" w:rsidRDefault="000B28DA" w:rsidP="000B28DA">
      <w:pPr>
        <w:jc w:val="center"/>
        <w:rPr>
          <w:ins w:id="1326" w:author="fernando manuel guzman aja" w:date="2017-04-07T19:26:00Z"/>
          <w:rFonts w:ascii="Times New Roman" w:hAnsi="Times New Roman" w:cs="Times New Roman"/>
        </w:rPr>
      </w:pPr>
      <w:ins w:id="1327" w:author="fernando manuel guzman aja" w:date="2017-04-07T19:29:00Z">
        <w:r>
          <w:rPr>
            <w:rFonts w:ascii="Times New Roman" w:hAnsi="Times New Roman" w:cs="Times New Roman"/>
            <w:noProof/>
            <w:lang w:val="es-MX" w:eastAsia="es-MX"/>
            <w:rPrChange w:id="1328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5400040" cy="7555865"/>
              <wp:effectExtent l="0" t="0" r="0" b="6985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DA_reservarActividad.jpg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75558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B28DA" w:rsidRDefault="000B28DA" w:rsidP="00431704">
      <w:pPr>
        <w:jc w:val="center"/>
        <w:rPr>
          <w:ins w:id="1329" w:author="fernando manuel guzman aja" w:date="2017-04-07T19:30:00Z"/>
          <w:rFonts w:ascii="Times New Roman" w:hAnsi="Times New Roman" w:cs="Times New Roman"/>
        </w:rPr>
      </w:pPr>
      <w:ins w:id="1330" w:author="fernando manuel guzman aja" w:date="2017-04-07T19:29:00Z">
        <w:r>
          <w:rPr>
            <w:rFonts w:ascii="Times New Roman" w:hAnsi="Times New Roman" w:cs="Times New Roman"/>
            <w:noProof/>
            <w:lang w:val="es-MX" w:eastAsia="es-MX"/>
            <w:rPrChange w:id="1331" w:author="Unknown">
              <w:rPr>
                <w:noProof/>
                <w:lang w:val="es-MX" w:eastAsia="es-MX"/>
              </w:rPr>
            </w:rPrChange>
          </w:rPr>
          <w:lastRenderedPageBreak/>
          <w:drawing>
            <wp:inline distT="0" distB="0" distL="0" distR="0">
              <wp:extent cx="5400040" cy="7876540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DA_editarInformacionAlumno.jpg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7876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B28DA" w:rsidRDefault="000B28DA" w:rsidP="00431704">
      <w:pPr>
        <w:jc w:val="center"/>
        <w:rPr>
          <w:ins w:id="1332" w:author="fernando manuel guzman aja" w:date="2017-04-07T19:30:00Z"/>
          <w:rFonts w:ascii="Times New Roman" w:hAnsi="Times New Roman" w:cs="Times New Roman"/>
          <w:sz w:val="28"/>
        </w:rPr>
      </w:pPr>
    </w:p>
    <w:p w:rsidR="000B28DA" w:rsidRDefault="000B28DA" w:rsidP="00431704">
      <w:pPr>
        <w:jc w:val="center"/>
        <w:rPr>
          <w:ins w:id="1333" w:author="fernando manuel guzman aja" w:date="2017-04-07T19:30:00Z"/>
          <w:rFonts w:ascii="Times New Roman" w:hAnsi="Times New Roman" w:cs="Times New Roman"/>
          <w:sz w:val="28"/>
        </w:rPr>
      </w:pPr>
    </w:p>
    <w:p w:rsidR="000B28DA" w:rsidRDefault="000B28DA" w:rsidP="00431704">
      <w:pPr>
        <w:jc w:val="center"/>
        <w:rPr>
          <w:ins w:id="1334" w:author="fernando manuel guzman aja" w:date="2017-04-07T19:30:00Z"/>
          <w:rFonts w:ascii="Times New Roman" w:hAnsi="Times New Roman" w:cs="Times New Roman"/>
          <w:sz w:val="28"/>
        </w:rPr>
      </w:pPr>
    </w:p>
    <w:p w:rsidR="000B28DA" w:rsidDel="00273202" w:rsidRDefault="000B28DA">
      <w:pPr>
        <w:pStyle w:val="Ttulo1"/>
        <w:rPr>
          <w:ins w:id="1335" w:author="fernando manuel guzman aja" w:date="2017-04-07T19:30:00Z"/>
          <w:del w:id="1336" w:author="jesus enrique flores nestozo" w:date="2017-04-07T22:59:00Z"/>
        </w:rPr>
        <w:pPrChange w:id="1337" w:author="jesus enrique flores nestozo" w:date="2017-04-07T22:59:00Z">
          <w:pPr>
            <w:jc w:val="center"/>
          </w:pPr>
        </w:pPrChange>
      </w:pPr>
      <w:bookmarkStart w:id="1338" w:name="_Toc479369634"/>
      <w:ins w:id="1339" w:author="fernando manuel guzman aja" w:date="2017-04-07T19:30:00Z">
        <w:r>
          <w:lastRenderedPageBreak/>
          <w:t>MODELO DE DATOS</w:t>
        </w:r>
        <w:bookmarkEnd w:id="1338"/>
        <w:del w:id="1340" w:author="jesus enrique flores nestozo" w:date="2017-04-07T22:59:00Z">
          <w:r w:rsidDel="00273202">
            <w:delText>:</w:delText>
          </w:r>
        </w:del>
      </w:ins>
    </w:p>
    <w:p w:rsidR="000B28DA" w:rsidRDefault="000B28DA">
      <w:pPr>
        <w:pStyle w:val="Ttulo1"/>
        <w:rPr>
          <w:ins w:id="1341" w:author="fernando manuel guzman aja" w:date="2017-04-07T19:31:00Z"/>
        </w:rPr>
        <w:pPrChange w:id="1342" w:author="jesus enrique flores nestozo" w:date="2017-04-07T22:59:00Z">
          <w:pPr>
            <w:jc w:val="center"/>
          </w:pPr>
        </w:pPrChange>
      </w:pPr>
    </w:p>
    <w:p w:rsidR="000B28DA" w:rsidDel="00273202" w:rsidRDefault="000B28DA">
      <w:pPr>
        <w:pStyle w:val="Ttulo2"/>
        <w:rPr>
          <w:del w:id="1343" w:author="jesus enrique flores nestozo" w:date="2017-04-07T22:59:00Z"/>
        </w:rPr>
        <w:pPrChange w:id="1344" w:author="jesus enrique flores nestozo" w:date="2017-04-07T22:59:00Z">
          <w:pPr>
            <w:jc w:val="center"/>
          </w:pPr>
        </w:pPrChange>
      </w:pPr>
    </w:p>
    <w:p w:rsidR="00273202" w:rsidRPr="00273202" w:rsidRDefault="00273202">
      <w:pPr>
        <w:rPr>
          <w:ins w:id="1345" w:author="jesus enrique flores nestozo" w:date="2017-04-07T22:59:00Z"/>
          <w:rPrChange w:id="1346" w:author="jesus enrique flores nestozo" w:date="2017-04-07T22:59:00Z">
            <w:rPr>
              <w:ins w:id="1347" w:author="jesus enrique flores nestozo" w:date="2017-04-07T22:59:00Z"/>
              <w:rFonts w:ascii="Times New Roman" w:hAnsi="Times New Roman" w:cs="Times New Roman"/>
              <w:sz w:val="40"/>
            </w:rPr>
          </w:rPrChange>
        </w:rPr>
        <w:pPrChange w:id="1348" w:author="jesus enrique flores nestozo" w:date="2017-04-07T22:59:00Z">
          <w:pPr>
            <w:jc w:val="center"/>
          </w:pPr>
        </w:pPrChange>
      </w:pPr>
    </w:p>
    <w:p w:rsidR="000B28DA" w:rsidRDefault="000B28DA">
      <w:pPr>
        <w:pStyle w:val="Ttulo2"/>
        <w:rPr>
          <w:ins w:id="1349" w:author="fernando manuel guzman aja" w:date="2017-04-07T19:31:00Z"/>
        </w:rPr>
        <w:pPrChange w:id="1350" w:author="jesus enrique flores nestozo" w:date="2017-04-07T22:59:00Z">
          <w:pPr>
            <w:jc w:val="center"/>
          </w:pPr>
        </w:pPrChange>
      </w:pPr>
      <w:bookmarkStart w:id="1351" w:name="_Toc479369635"/>
      <w:ins w:id="1352" w:author="fernando manuel guzman aja" w:date="2017-04-07T19:31:00Z">
        <w:r>
          <w:t>DIAGRAMA DE ENTIDAD RELACION</w:t>
        </w:r>
        <w:bookmarkEnd w:id="1351"/>
        <w:del w:id="1353" w:author="jesus enrique flores nestozo" w:date="2017-04-07T22:59:00Z">
          <w:r w:rsidDel="00273202">
            <w:delText>:</w:delText>
          </w:r>
        </w:del>
      </w:ins>
    </w:p>
    <w:p w:rsidR="000B28DA" w:rsidRDefault="000B28DA">
      <w:pPr>
        <w:jc w:val="both"/>
        <w:rPr>
          <w:ins w:id="1354" w:author="fernando manuel guzman aja" w:date="2017-04-07T19:32:00Z"/>
          <w:rFonts w:ascii="Times New Roman" w:hAnsi="Times New Roman" w:cs="Times New Roman"/>
        </w:rPr>
        <w:pPrChange w:id="1355" w:author="jesus enrique flores nestozo" w:date="2017-04-07T22:59:00Z">
          <w:pPr>
            <w:jc w:val="center"/>
          </w:pPr>
        </w:pPrChange>
      </w:pPr>
      <w:ins w:id="1356" w:author="fernando manuel guzman aja" w:date="2017-04-07T19:31:00Z">
        <w:r>
          <w:rPr>
            <w:rFonts w:ascii="Times New Roman" w:hAnsi="Times New Roman" w:cs="Times New Roman"/>
          </w:rPr>
          <w:t xml:space="preserve">En este diagrama se aprecia la </w:t>
        </w:r>
      </w:ins>
      <w:ins w:id="1357" w:author="fernando manuel guzman aja" w:date="2017-04-07T19:32:00Z">
        <w:r>
          <w:rPr>
            <w:rFonts w:ascii="Times New Roman" w:hAnsi="Times New Roman" w:cs="Times New Roman"/>
          </w:rPr>
          <w:t>relación</w:t>
        </w:r>
      </w:ins>
      <w:ins w:id="1358" w:author="fernando manuel guzman aja" w:date="2017-04-07T19:31:00Z">
        <w:r>
          <w:rPr>
            <w:rFonts w:ascii="Times New Roman" w:hAnsi="Times New Roman" w:cs="Times New Roman"/>
          </w:rPr>
          <w:t xml:space="preserve"> </w:t>
        </w:r>
      </w:ins>
      <w:ins w:id="1359" w:author="fernando manuel guzman aja" w:date="2017-04-07T19:32:00Z">
        <w:r>
          <w:rPr>
            <w:rFonts w:ascii="Times New Roman" w:hAnsi="Times New Roman" w:cs="Times New Roman"/>
          </w:rPr>
          <w:t>que existe entre las diferentes tablas registradas en la base de datos, la cual nos ayudara a almacenar la información generada por el sistema</w:t>
        </w:r>
        <w:del w:id="1360" w:author="jesus enrique flores nestozo" w:date="2017-04-07T23:00:00Z">
          <w:r w:rsidDel="00273202">
            <w:rPr>
              <w:rFonts w:ascii="Times New Roman" w:hAnsi="Times New Roman" w:cs="Times New Roman"/>
            </w:rPr>
            <w:delText>.</w:delText>
          </w:r>
        </w:del>
      </w:ins>
      <w:ins w:id="1361" w:author="jesus enrique flores nestozo" w:date="2017-04-07T23:00:00Z">
        <w:r w:rsidR="00273202">
          <w:rPr>
            <w:rFonts w:ascii="Times New Roman" w:hAnsi="Times New Roman" w:cs="Times New Roman"/>
          </w:rPr>
          <w:t xml:space="preserve"> (PDF anexado para mejor visualización).</w:t>
        </w:r>
      </w:ins>
    </w:p>
    <w:p w:rsidR="000B28DA" w:rsidRDefault="000B28DA" w:rsidP="000B28DA">
      <w:pPr>
        <w:jc w:val="center"/>
        <w:rPr>
          <w:ins w:id="1362" w:author="fernando manuel guzman aja" w:date="2017-04-07T19:33:00Z"/>
          <w:rFonts w:ascii="Times New Roman" w:hAnsi="Times New Roman" w:cs="Times New Roman"/>
        </w:rPr>
      </w:pPr>
      <w:ins w:id="1363" w:author="fernando manuel guzman aja" w:date="2017-04-07T19:33:00Z">
        <w:r>
          <w:rPr>
            <w:rFonts w:ascii="Times New Roman" w:hAnsi="Times New Roman" w:cs="Times New Roman"/>
            <w:noProof/>
            <w:lang w:val="es-MX" w:eastAsia="es-MX"/>
            <w:rPrChange w:id="1364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6045554" cy="3514725"/>
              <wp:effectExtent l="0" t="0" r="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ModeloER.jpg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45554" cy="3514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B28DA" w:rsidRDefault="000B28DA" w:rsidP="000B28DA">
      <w:pPr>
        <w:jc w:val="center"/>
        <w:rPr>
          <w:ins w:id="1365" w:author="fernando manuel guzman aja" w:date="2017-04-07T19:34:00Z"/>
          <w:rFonts w:ascii="Times New Roman" w:hAnsi="Times New Roman" w:cs="Times New Roman"/>
          <w:sz w:val="40"/>
        </w:rPr>
      </w:pPr>
    </w:p>
    <w:p w:rsidR="000B28DA" w:rsidRDefault="000B28DA" w:rsidP="000B28DA">
      <w:pPr>
        <w:jc w:val="center"/>
        <w:rPr>
          <w:ins w:id="1366" w:author="fernando manuel guzman aja" w:date="2017-04-07T19:34:00Z"/>
          <w:rFonts w:ascii="Times New Roman" w:hAnsi="Times New Roman" w:cs="Times New Roman"/>
          <w:sz w:val="40"/>
        </w:rPr>
      </w:pPr>
    </w:p>
    <w:p w:rsidR="000B28DA" w:rsidRDefault="000B28DA" w:rsidP="000B28DA">
      <w:pPr>
        <w:jc w:val="center"/>
        <w:rPr>
          <w:ins w:id="1367" w:author="fernando manuel guzman aja" w:date="2017-04-07T19:34:00Z"/>
          <w:rFonts w:ascii="Times New Roman" w:hAnsi="Times New Roman" w:cs="Times New Roman"/>
          <w:sz w:val="40"/>
        </w:rPr>
      </w:pPr>
    </w:p>
    <w:p w:rsidR="000B28DA" w:rsidRDefault="000B28DA" w:rsidP="000B28DA">
      <w:pPr>
        <w:jc w:val="center"/>
        <w:rPr>
          <w:ins w:id="1368" w:author="fernando manuel guzman aja" w:date="2017-04-07T19:34:00Z"/>
          <w:rFonts w:ascii="Times New Roman" w:hAnsi="Times New Roman" w:cs="Times New Roman"/>
          <w:sz w:val="40"/>
        </w:rPr>
      </w:pPr>
    </w:p>
    <w:p w:rsidR="000B28DA" w:rsidRDefault="000B28DA" w:rsidP="000B28DA">
      <w:pPr>
        <w:jc w:val="center"/>
        <w:rPr>
          <w:ins w:id="1369" w:author="fernando manuel guzman aja" w:date="2017-04-07T19:34:00Z"/>
          <w:rFonts w:ascii="Times New Roman" w:hAnsi="Times New Roman" w:cs="Times New Roman"/>
          <w:sz w:val="40"/>
        </w:rPr>
      </w:pPr>
    </w:p>
    <w:p w:rsidR="000B28DA" w:rsidRDefault="000B28DA" w:rsidP="000B28DA">
      <w:pPr>
        <w:jc w:val="center"/>
        <w:rPr>
          <w:ins w:id="1370" w:author="fernando manuel guzman aja" w:date="2017-04-07T19:34:00Z"/>
          <w:rFonts w:ascii="Times New Roman" w:hAnsi="Times New Roman" w:cs="Times New Roman"/>
          <w:sz w:val="40"/>
        </w:rPr>
      </w:pPr>
    </w:p>
    <w:p w:rsidR="000B28DA" w:rsidRDefault="000B28DA" w:rsidP="000B28DA">
      <w:pPr>
        <w:jc w:val="center"/>
        <w:rPr>
          <w:ins w:id="1371" w:author="fernando manuel guzman aja" w:date="2017-04-07T19:34:00Z"/>
          <w:rFonts w:ascii="Times New Roman" w:hAnsi="Times New Roman" w:cs="Times New Roman"/>
          <w:sz w:val="40"/>
        </w:rPr>
      </w:pPr>
    </w:p>
    <w:p w:rsidR="000B28DA" w:rsidRDefault="000B28DA" w:rsidP="000B28DA">
      <w:pPr>
        <w:jc w:val="center"/>
        <w:rPr>
          <w:ins w:id="1372" w:author="jesus enrique flores nestozo" w:date="2017-04-07T22:59:00Z"/>
          <w:rFonts w:ascii="Times New Roman" w:hAnsi="Times New Roman" w:cs="Times New Roman"/>
          <w:sz w:val="40"/>
        </w:rPr>
      </w:pPr>
    </w:p>
    <w:p w:rsidR="00273202" w:rsidRDefault="00273202" w:rsidP="000B28DA">
      <w:pPr>
        <w:jc w:val="center"/>
        <w:rPr>
          <w:ins w:id="1373" w:author="fernando manuel guzman aja" w:date="2017-04-07T19:34:00Z"/>
          <w:rFonts w:ascii="Times New Roman" w:hAnsi="Times New Roman" w:cs="Times New Roman"/>
          <w:sz w:val="40"/>
        </w:rPr>
      </w:pPr>
    </w:p>
    <w:p w:rsidR="000B28DA" w:rsidRDefault="000B28DA">
      <w:pPr>
        <w:pStyle w:val="Ttulo1"/>
        <w:tabs>
          <w:tab w:val="left" w:pos="4965"/>
        </w:tabs>
        <w:rPr>
          <w:ins w:id="1374" w:author="fernando manuel guzman aja" w:date="2017-04-07T19:34:00Z"/>
        </w:rPr>
        <w:pPrChange w:id="1375" w:author="jesus enrique flores nestozo" w:date="2017-04-07T23:00:00Z">
          <w:pPr>
            <w:jc w:val="center"/>
          </w:pPr>
        </w:pPrChange>
      </w:pPr>
      <w:bookmarkStart w:id="1376" w:name="_Toc479369636"/>
      <w:ins w:id="1377" w:author="fernando manuel guzman aja" w:date="2017-04-07T19:34:00Z">
        <w:r>
          <w:lastRenderedPageBreak/>
          <w:t>PROTOTIPOS</w:t>
        </w:r>
        <w:bookmarkEnd w:id="1376"/>
        <w:del w:id="1378" w:author="jesus enrique flores nestozo" w:date="2017-04-07T23:00:00Z">
          <w:r w:rsidDel="00273202">
            <w:delText>:</w:delText>
          </w:r>
        </w:del>
      </w:ins>
      <w:ins w:id="1379" w:author="jesus enrique flores nestozo" w:date="2017-04-07T23:00:00Z">
        <w:r w:rsidR="00273202">
          <w:tab/>
        </w:r>
      </w:ins>
    </w:p>
    <w:p w:rsidR="000B28DA" w:rsidDel="00273202" w:rsidRDefault="000B28DA" w:rsidP="000B28DA">
      <w:pPr>
        <w:jc w:val="center"/>
        <w:rPr>
          <w:ins w:id="1380" w:author="fernando manuel guzman aja" w:date="2017-04-07T19:34:00Z"/>
          <w:del w:id="1381" w:author="jesus enrique flores nestozo" w:date="2017-04-07T23:00:00Z"/>
          <w:rFonts w:ascii="Times New Roman" w:hAnsi="Times New Roman" w:cs="Times New Roman"/>
          <w:sz w:val="40"/>
        </w:rPr>
      </w:pPr>
    </w:p>
    <w:p w:rsidR="000B28DA" w:rsidRDefault="000B28DA">
      <w:pPr>
        <w:rPr>
          <w:ins w:id="1382" w:author="fernando manuel guzman aja" w:date="2017-04-07T19:34:00Z"/>
          <w:rFonts w:ascii="Times New Roman" w:hAnsi="Times New Roman" w:cs="Times New Roman"/>
          <w:sz w:val="40"/>
        </w:rPr>
        <w:pPrChange w:id="1383" w:author="jesus enrique flores nestozo" w:date="2017-04-07T23:00:00Z">
          <w:pPr>
            <w:jc w:val="center"/>
          </w:pPr>
        </w:pPrChange>
      </w:pPr>
    </w:p>
    <w:p w:rsidR="000B28DA" w:rsidRDefault="000B28DA">
      <w:pPr>
        <w:pStyle w:val="Ttulo2"/>
        <w:rPr>
          <w:ins w:id="1384" w:author="fernando manuel guzman aja" w:date="2017-04-07T19:35:00Z"/>
        </w:rPr>
        <w:pPrChange w:id="1385" w:author="jesus enrique flores nestozo" w:date="2017-04-07T23:00:00Z">
          <w:pPr>
            <w:jc w:val="center"/>
          </w:pPr>
        </w:pPrChange>
      </w:pPr>
      <w:bookmarkStart w:id="1386" w:name="_Toc479369637"/>
      <w:ins w:id="1387" w:author="fernando manuel guzman aja" w:date="2017-04-07T19:34:00Z">
        <w:r>
          <w:t xml:space="preserve">PROTOTIPO DE CU </w:t>
        </w:r>
      </w:ins>
      <w:ins w:id="1388" w:author="fernando manuel guzman aja" w:date="2017-04-07T19:35:00Z">
        <w:r>
          <w:t>RESERVAR ACTIVIDAD</w:t>
        </w:r>
        <w:bookmarkEnd w:id="1386"/>
        <w:del w:id="1389" w:author="jesus enrique flores nestozo" w:date="2017-04-07T23:00:00Z">
          <w:r w:rsidDel="00273202">
            <w:delText>:</w:delText>
          </w:r>
        </w:del>
      </w:ins>
    </w:p>
    <w:p w:rsidR="000B28DA" w:rsidRDefault="000B28DA">
      <w:pPr>
        <w:jc w:val="both"/>
        <w:rPr>
          <w:ins w:id="1390" w:author="fernando manuel guzman aja" w:date="2017-04-07T19:37:00Z"/>
          <w:rFonts w:ascii="Times New Roman" w:hAnsi="Times New Roman" w:cs="Times New Roman"/>
        </w:rPr>
        <w:pPrChange w:id="1391" w:author="jesus enrique flores nestozo" w:date="2017-04-07T23:00:00Z">
          <w:pPr>
            <w:jc w:val="center"/>
          </w:pPr>
        </w:pPrChange>
      </w:pPr>
      <w:ins w:id="1392" w:author="fernando manuel guzman aja" w:date="2017-04-07T19:35:00Z">
        <w:r>
          <w:rPr>
            <w:rFonts w:ascii="Times New Roman" w:hAnsi="Times New Roman" w:cs="Times New Roman"/>
          </w:rPr>
          <w:t xml:space="preserve">Las </w:t>
        </w:r>
      </w:ins>
      <w:ins w:id="1393" w:author="fernando manuel guzman aja" w:date="2017-04-07T19:36:00Z">
        <w:r w:rsidR="003338AE">
          <w:rPr>
            <w:rFonts w:ascii="Times New Roman" w:hAnsi="Times New Roman" w:cs="Times New Roman"/>
          </w:rPr>
          <w:t>siguientes</w:t>
        </w:r>
      </w:ins>
      <w:ins w:id="1394" w:author="fernando manuel guzman aja" w:date="2017-04-07T19:35:00Z">
        <w:r>
          <w:rPr>
            <w:rFonts w:ascii="Times New Roman" w:hAnsi="Times New Roman" w:cs="Times New Roman"/>
          </w:rPr>
          <w:t xml:space="preserve"> imágenes muestran el </w:t>
        </w:r>
      </w:ins>
      <w:ins w:id="1395" w:author="fernando manuel guzman aja" w:date="2017-04-07T19:36:00Z">
        <w:r w:rsidR="003338AE">
          <w:rPr>
            <w:rFonts w:ascii="Times New Roman" w:hAnsi="Times New Roman" w:cs="Times New Roman"/>
          </w:rPr>
          <w:t xml:space="preserve">diseño de las interfaces del caso de uso: reservar actividad, de modo secuencial desde que inicia </w:t>
        </w:r>
      </w:ins>
      <w:ins w:id="1396" w:author="fernando manuel guzman aja" w:date="2017-04-07T19:37:00Z">
        <w:r w:rsidR="003338AE">
          <w:rPr>
            <w:rFonts w:ascii="Times New Roman" w:hAnsi="Times New Roman" w:cs="Times New Roman"/>
          </w:rPr>
          <w:t>sesión</w:t>
        </w:r>
      </w:ins>
      <w:ins w:id="1397" w:author="fernando manuel guzman aja" w:date="2017-04-07T19:36:00Z">
        <w:r w:rsidR="003338AE">
          <w:rPr>
            <w:rFonts w:ascii="Times New Roman" w:hAnsi="Times New Roman" w:cs="Times New Roman"/>
          </w:rPr>
          <w:t xml:space="preserve"> </w:t>
        </w:r>
      </w:ins>
      <w:ins w:id="1398" w:author="fernando manuel guzman aja" w:date="2017-04-07T19:37:00Z">
        <w:r w:rsidR="003338AE">
          <w:rPr>
            <w:rFonts w:ascii="Times New Roman" w:hAnsi="Times New Roman" w:cs="Times New Roman"/>
          </w:rPr>
          <w:t>el usuario.</w:t>
        </w:r>
      </w:ins>
    </w:p>
    <w:p w:rsidR="003338AE" w:rsidRDefault="003338AE" w:rsidP="000B28DA">
      <w:pPr>
        <w:jc w:val="center"/>
        <w:rPr>
          <w:ins w:id="1399" w:author="fernando manuel guzman aja" w:date="2017-04-07T19:37:00Z"/>
          <w:rFonts w:ascii="Times New Roman" w:hAnsi="Times New Roman" w:cs="Times New Roman"/>
        </w:rPr>
      </w:pPr>
    </w:p>
    <w:p w:rsidR="003338AE" w:rsidRDefault="003338AE" w:rsidP="000B28DA">
      <w:pPr>
        <w:jc w:val="center"/>
        <w:rPr>
          <w:ins w:id="1400" w:author="fernando manuel guzman aja" w:date="2017-04-07T19:37:00Z"/>
          <w:rFonts w:ascii="Times New Roman" w:hAnsi="Times New Roman" w:cs="Times New Roman"/>
        </w:rPr>
      </w:pPr>
      <w:ins w:id="1401" w:author="fernando manuel guzman aja" w:date="2017-04-07T19:37:00Z">
        <w:r>
          <w:rPr>
            <w:rFonts w:ascii="Times New Roman" w:hAnsi="Times New Roman" w:cs="Times New Roman"/>
          </w:rPr>
          <w:t>Inicio de sesión del usuario</w:t>
        </w:r>
        <w:del w:id="1402" w:author="jesus enrique flores nestozo" w:date="2017-04-07T23:00:00Z">
          <w:r w:rsidDel="00273202">
            <w:rPr>
              <w:rFonts w:ascii="Times New Roman" w:hAnsi="Times New Roman" w:cs="Times New Roman"/>
            </w:rPr>
            <w:delText>:</w:delText>
          </w:r>
        </w:del>
      </w:ins>
    </w:p>
    <w:p w:rsidR="003338AE" w:rsidRDefault="003338AE" w:rsidP="000B28DA">
      <w:pPr>
        <w:jc w:val="center"/>
        <w:rPr>
          <w:ins w:id="1403" w:author="fernando manuel guzman aja" w:date="2017-04-07T19:37:00Z"/>
          <w:rFonts w:ascii="Times New Roman" w:hAnsi="Times New Roman" w:cs="Times New Roman"/>
        </w:rPr>
      </w:pPr>
      <w:ins w:id="1404" w:author="fernando manuel guzman aja" w:date="2017-04-07T19:37:00Z">
        <w:r>
          <w:rPr>
            <w:rFonts w:ascii="Times New Roman" w:hAnsi="Times New Roman" w:cs="Times New Roman"/>
            <w:noProof/>
            <w:lang w:val="es-MX" w:eastAsia="es-MX"/>
            <w:rPrChange w:id="1405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3343275" cy="1952625"/>
              <wp:effectExtent l="0" t="0" r="9525" b="9525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niciar sesion.JPG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1952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338AE" w:rsidRDefault="003338AE" w:rsidP="000B28DA">
      <w:pPr>
        <w:jc w:val="center"/>
        <w:rPr>
          <w:ins w:id="1406" w:author="fernando manuel guzman aja" w:date="2017-04-07T19:37:00Z"/>
          <w:rFonts w:ascii="Times New Roman" w:hAnsi="Times New Roman" w:cs="Times New Roman"/>
        </w:rPr>
      </w:pPr>
    </w:p>
    <w:p w:rsidR="003338AE" w:rsidRDefault="003338AE" w:rsidP="000B28DA">
      <w:pPr>
        <w:jc w:val="center"/>
        <w:rPr>
          <w:ins w:id="1407" w:author="fernando manuel guzman aja" w:date="2017-04-07T19:37:00Z"/>
          <w:rFonts w:ascii="Times New Roman" w:hAnsi="Times New Roman" w:cs="Times New Roman"/>
        </w:rPr>
      </w:pPr>
    </w:p>
    <w:p w:rsidR="003338AE" w:rsidRDefault="003338AE" w:rsidP="000B28DA">
      <w:pPr>
        <w:jc w:val="center"/>
        <w:rPr>
          <w:ins w:id="1408" w:author="fernando manuel guzman aja" w:date="2017-04-07T19:38:00Z"/>
          <w:rFonts w:ascii="Times New Roman" w:hAnsi="Times New Roman" w:cs="Times New Roman"/>
        </w:rPr>
      </w:pPr>
      <w:ins w:id="1409" w:author="fernando manuel guzman aja" w:date="2017-04-07T19:38:00Z">
        <w:r>
          <w:rPr>
            <w:rFonts w:ascii="Times New Roman" w:hAnsi="Times New Roman" w:cs="Times New Roman"/>
          </w:rPr>
          <w:t>Menú del usuario alumno:</w:t>
        </w:r>
      </w:ins>
    </w:p>
    <w:p w:rsidR="003338AE" w:rsidRDefault="003338AE" w:rsidP="000B28DA">
      <w:pPr>
        <w:jc w:val="center"/>
        <w:rPr>
          <w:ins w:id="1410" w:author="fernando manuel guzman aja" w:date="2017-04-07T19:39:00Z"/>
          <w:rFonts w:ascii="Times New Roman" w:hAnsi="Times New Roman" w:cs="Times New Roman"/>
        </w:rPr>
      </w:pPr>
      <w:ins w:id="1411" w:author="fernando manuel guzman aja" w:date="2017-04-07T19:38:00Z">
        <w:r>
          <w:rPr>
            <w:rFonts w:ascii="Times New Roman" w:hAnsi="Times New Roman" w:cs="Times New Roman"/>
            <w:noProof/>
            <w:lang w:val="es-MX" w:eastAsia="es-MX"/>
            <w:rPrChange w:id="1412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3443255" cy="3362325"/>
              <wp:effectExtent l="0" t="0" r="5080" b="0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Menu Estudiante.JP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99503" cy="34172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73202" w:rsidRDefault="00273202" w:rsidP="000B28DA">
      <w:pPr>
        <w:jc w:val="center"/>
        <w:rPr>
          <w:ins w:id="1413" w:author="jesus enrique flores nestozo" w:date="2017-04-07T23:01:00Z"/>
          <w:rFonts w:ascii="Times New Roman" w:hAnsi="Times New Roman" w:cs="Times New Roman"/>
        </w:rPr>
      </w:pPr>
    </w:p>
    <w:p w:rsidR="00273202" w:rsidRDefault="00273202" w:rsidP="000B28DA">
      <w:pPr>
        <w:jc w:val="center"/>
        <w:rPr>
          <w:ins w:id="1414" w:author="jesus enrique flores nestozo" w:date="2017-04-07T23:01:00Z"/>
          <w:rFonts w:ascii="Times New Roman" w:hAnsi="Times New Roman" w:cs="Times New Roman"/>
        </w:rPr>
      </w:pPr>
    </w:p>
    <w:p w:rsidR="003338AE" w:rsidRDefault="003338AE" w:rsidP="000B28DA">
      <w:pPr>
        <w:jc w:val="center"/>
        <w:rPr>
          <w:ins w:id="1415" w:author="fernando manuel guzman aja" w:date="2017-04-07T19:39:00Z"/>
          <w:rFonts w:ascii="Times New Roman" w:hAnsi="Times New Roman" w:cs="Times New Roman"/>
        </w:rPr>
      </w:pPr>
      <w:ins w:id="1416" w:author="fernando manuel guzman aja" w:date="2017-04-07T19:39:00Z">
        <w:r>
          <w:rPr>
            <w:rFonts w:ascii="Times New Roman" w:hAnsi="Times New Roman" w:cs="Times New Roman"/>
          </w:rPr>
          <w:lastRenderedPageBreak/>
          <w:t>Reservar actividad:</w:t>
        </w:r>
      </w:ins>
    </w:p>
    <w:p w:rsidR="003338AE" w:rsidRDefault="003338AE" w:rsidP="000B28DA">
      <w:pPr>
        <w:jc w:val="center"/>
        <w:rPr>
          <w:ins w:id="1417" w:author="fernando manuel guzman aja" w:date="2017-04-07T19:39:00Z"/>
          <w:rFonts w:ascii="Times New Roman" w:hAnsi="Times New Roman" w:cs="Times New Roman"/>
        </w:rPr>
      </w:pPr>
      <w:ins w:id="1418" w:author="fernando manuel guzman aja" w:date="2017-04-07T19:39:00Z">
        <w:r>
          <w:rPr>
            <w:rFonts w:ascii="Times New Roman" w:hAnsi="Times New Roman" w:cs="Times New Roman"/>
            <w:noProof/>
            <w:lang w:val="es-MX" w:eastAsia="es-MX"/>
            <w:rPrChange w:id="1419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5400040" cy="2103120"/>
              <wp:effectExtent l="0" t="0" r="0" b="0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alendario Actividad.JPG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103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338AE" w:rsidRDefault="003338AE" w:rsidP="000B28DA">
      <w:pPr>
        <w:jc w:val="center"/>
        <w:rPr>
          <w:ins w:id="1420" w:author="fernando manuel guzman aja" w:date="2017-04-07T19:39:00Z"/>
          <w:rFonts w:ascii="Times New Roman" w:hAnsi="Times New Roman" w:cs="Times New Roman"/>
        </w:rPr>
      </w:pPr>
    </w:p>
    <w:p w:rsidR="003338AE" w:rsidRDefault="003338AE" w:rsidP="000B28DA">
      <w:pPr>
        <w:jc w:val="center"/>
        <w:rPr>
          <w:ins w:id="1421" w:author="fernando manuel guzman aja" w:date="2017-04-07T19:39:00Z"/>
          <w:rFonts w:ascii="Times New Roman" w:hAnsi="Times New Roman" w:cs="Times New Roman"/>
        </w:rPr>
      </w:pPr>
    </w:p>
    <w:p w:rsidR="003338AE" w:rsidRDefault="003338AE" w:rsidP="000B28DA">
      <w:pPr>
        <w:jc w:val="center"/>
        <w:rPr>
          <w:ins w:id="1422" w:author="fernando manuel guzman aja" w:date="2017-04-07T19:39:00Z"/>
          <w:rFonts w:ascii="Times New Roman" w:hAnsi="Times New Roman" w:cs="Times New Roman"/>
        </w:rPr>
      </w:pPr>
      <w:ins w:id="1423" w:author="fernando manuel guzman aja" w:date="2017-04-07T19:39:00Z">
        <w:r>
          <w:rPr>
            <w:rFonts w:ascii="Times New Roman" w:hAnsi="Times New Roman" w:cs="Times New Roman"/>
          </w:rPr>
          <w:t>Seleccionar Actividad:</w:t>
        </w:r>
      </w:ins>
    </w:p>
    <w:p w:rsidR="003338AE" w:rsidRDefault="003338AE" w:rsidP="000B28DA">
      <w:pPr>
        <w:jc w:val="center"/>
        <w:rPr>
          <w:ins w:id="1424" w:author="fernando manuel guzman aja" w:date="2017-04-07T19:40:00Z"/>
          <w:rFonts w:ascii="Times New Roman" w:hAnsi="Times New Roman" w:cs="Times New Roman"/>
        </w:rPr>
      </w:pPr>
      <w:ins w:id="1425" w:author="fernando manuel guzman aja" w:date="2017-04-07T19:40:00Z">
        <w:r>
          <w:rPr>
            <w:rFonts w:ascii="Times New Roman" w:hAnsi="Times New Roman" w:cs="Times New Roman"/>
            <w:noProof/>
            <w:lang w:val="es-MX" w:eastAsia="es-MX"/>
            <w:rPrChange w:id="1426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3457575" cy="3333750"/>
              <wp:effectExtent l="0" t="0" r="9525" b="0"/>
              <wp:docPr id="9" name="Imagen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Reservar Actividad.JP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57575" cy="3333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338AE" w:rsidRDefault="003338AE" w:rsidP="000B28DA">
      <w:pPr>
        <w:jc w:val="center"/>
        <w:rPr>
          <w:ins w:id="1427" w:author="fernando manuel guzman aja" w:date="2017-04-07T19:40:00Z"/>
          <w:rFonts w:ascii="Times New Roman" w:hAnsi="Times New Roman" w:cs="Times New Roman"/>
        </w:rPr>
      </w:pPr>
    </w:p>
    <w:p w:rsidR="003338AE" w:rsidRDefault="003338AE" w:rsidP="000B28DA">
      <w:pPr>
        <w:jc w:val="center"/>
        <w:rPr>
          <w:ins w:id="1428" w:author="fernando manuel guzman aja" w:date="2017-04-07T19:40:00Z"/>
          <w:rFonts w:ascii="Times New Roman" w:hAnsi="Times New Roman" w:cs="Times New Roman"/>
        </w:rPr>
      </w:pPr>
    </w:p>
    <w:p w:rsidR="003338AE" w:rsidRDefault="003338AE" w:rsidP="000B28DA">
      <w:pPr>
        <w:jc w:val="center"/>
        <w:rPr>
          <w:ins w:id="1429" w:author="fernando manuel guzman aja" w:date="2017-04-07T19:40:00Z"/>
          <w:rFonts w:ascii="Times New Roman" w:hAnsi="Times New Roman" w:cs="Times New Roman"/>
        </w:rPr>
      </w:pPr>
      <w:ins w:id="1430" w:author="fernando manuel guzman aja" w:date="2017-04-07T19:40:00Z">
        <w:r>
          <w:rPr>
            <w:rFonts w:ascii="Times New Roman" w:hAnsi="Times New Roman" w:cs="Times New Roman"/>
          </w:rPr>
          <w:t>Genera</w:t>
        </w:r>
      </w:ins>
      <w:r w:rsidR="0006750C">
        <w:rPr>
          <w:rFonts w:ascii="Times New Roman" w:hAnsi="Times New Roman" w:cs="Times New Roman"/>
        </w:rPr>
        <w:t>ción</w:t>
      </w:r>
      <w:bookmarkStart w:id="1431" w:name="_GoBack"/>
      <w:bookmarkEnd w:id="1431"/>
      <w:ins w:id="1432" w:author="fernando manuel guzman aja" w:date="2017-04-07T19:40:00Z">
        <w:r>
          <w:rPr>
            <w:rFonts w:ascii="Times New Roman" w:hAnsi="Times New Roman" w:cs="Times New Roman"/>
          </w:rPr>
          <w:t xml:space="preserve"> folio de reservación:</w:t>
        </w:r>
      </w:ins>
    </w:p>
    <w:p w:rsidR="003338AE" w:rsidRDefault="003338AE" w:rsidP="000B28DA">
      <w:pPr>
        <w:jc w:val="center"/>
        <w:rPr>
          <w:ins w:id="1433" w:author="fernando manuel guzman aja" w:date="2017-04-07T19:41:00Z"/>
          <w:rFonts w:ascii="Times New Roman" w:hAnsi="Times New Roman" w:cs="Times New Roman"/>
        </w:rPr>
      </w:pPr>
      <w:ins w:id="1434" w:author="fernando manuel guzman aja" w:date="2017-04-07T19:40:00Z">
        <w:r>
          <w:rPr>
            <w:rFonts w:ascii="Times New Roman" w:hAnsi="Times New Roman" w:cs="Times New Roman"/>
            <w:noProof/>
            <w:lang w:val="es-MX" w:eastAsia="es-MX"/>
            <w:rPrChange w:id="1435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2164006" cy="1257300"/>
              <wp:effectExtent l="0" t="0" r="8255" b="0"/>
              <wp:docPr id="10" name="Imagen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Folio.JPG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5463" cy="1316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338AE" w:rsidRDefault="003338AE">
      <w:pPr>
        <w:pStyle w:val="Ttulo2"/>
        <w:rPr>
          <w:ins w:id="1436" w:author="fernando manuel guzman aja" w:date="2017-04-07T19:42:00Z"/>
        </w:rPr>
        <w:pPrChange w:id="1437" w:author="jesus enrique flores nestozo" w:date="2017-04-07T23:01:00Z">
          <w:pPr>
            <w:jc w:val="center"/>
          </w:pPr>
        </w:pPrChange>
      </w:pPr>
      <w:bookmarkStart w:id="1438" w:name="_Toc479369638"/>
      <w:ins w:id="1439" w:author="fernando manuel guzman aja" w:date="2017-04-07T19:41:00Z">
        <w:r>
          <w:lastRenderedPageBreak/>
          <w:t xml:space="preserve">PROTOTIPO DE CU </w:t>
        </w:r>
      </w:ins>
      <w:ins w:id="1440" w:author="fernando manuel guzman aja" w:date="2017-04-07T19:42:00Z">
        <w:r>
          <w:t>EDITAR ESTUDIANTE</w:t>
        </w:r>
        <w:bookmarkEnd w:id="1438"/>
        <w:del w:id="1441" w:author="jesus enrique flores nestozo" w:date="2017-04-07T23:01:00Z">
          <w:r w:rsidDel="00273202">
            <w:delText>:</w:delText>
          </w:r>
        </w:del>
      </w:ins>
    </w:p>
    <w:p w:rsidR="003338AE" w:rsidRDefault="003338AE">
      <w:pPr>
        <w:jc w:val="both"/>
        <w:rPr>
          <w:ins w:id="1442" w:author="fernando manuel guzman aja" w:date="2017-04-07T19:43:00Z"/>
          <w:rFonts w:ascii="Times New Roman" w:hAnsi="Times New Roman" w:cs="Times New Roman"/>
        </w:rPr>
        <w:pPrChange w:id="1443" w:author="jesus enrique flores nestozo" w:date="2017-04-07T23:01:00Z">
          <w:pPr>
            <w:jc w:val="center"/>
          </w:pPr>
        </w:pPrChange>
      </w:pPr>
      <w:ins w:id="1444" w:author="fernando manuel guzman aja" w:date="2017-04-07T19:43:00Z">
        <w:r>
          <w:rPr>
            <w:rFonts w:ascii="Times New Roman" w:hAnsi="Times New Roman" w:cs="Times New Roman"/>
          </w:rPr>
          <w:t>Las siguientes imágenes muestran el diseño de las interfaces del caso de uso: editar estudiante, de modo secuencial desde que inicia sesión el usuario.</w:t>
        </w:r>
      </w:ins>
    </w:p>
    <w:p w:rsidR="003338AE" w:rsidRPr="003338AE" w:rsidRDefault="003338AE" w:rsidP="003338AE">
      <w:pPr>
        <w:jc w:val="center"/>
        <w:rPr>
          <w:ins w:id="1445" w:author="fernando manuel guzman aja" w:date="2017-04-07T19:42:00Z"/>
          <w:rFonts w:ascii="Times New Roman" w:hAnsi="Times New Roman" w:cs="Times New Roman"/>
          <w:rPrChange w:id="1446" w:author="fernando manuel guzman aja" w:date="2017-04-07T19:42:00Z">
            <w:rPr>
              <w:ins w:id="1447" w:author="fernando manuel guzman aja" w:date="2017-04-07T19:42:00Z"/>
              <w:rFonts w:ascii="Times New Roman" w:hAnsi="Times New Roman" w:cs="Times New Roman"/>
              <w:sz w:val="28"/>
            </w:rPr>
          </w:rPrChange>
        </w:rPr>
      </w:pPr>
    </w:p>
    <w:p w:rsidR="003338AE" w:rsidRDefault="003338AE" w:rsidP="003338AE">
      <w:pPr>
        <w:jc w:val="center"/>
        <w:rPr>
          <w:ins w:id="1448" w:author="fernando manuel guzman aja" w:date="2017-04-07T19:44:00Z"/>
          <w:rFonts w:ascii="Times New Roman" w:hAnsi="Times New Roman" w:cs="Times New Roman"/>
        </w:rPr>
      </w:pPr>
      <w:ins w:id="1449" w:author="fernando manuel guzman aja" w:date="2017-04-07T19:44:00Z">
        <w:r>
          <w:rPr>
            <w:rFonts w:ascii="Times New Roman" w:hAnsi="Times New Roman" w:cs="Times New Roman"/>
          </w:rPr>
          <w:t>Inicio de sesión del usuario:</w:t>
        </w:r>
      </w:ins>
    </w:p>
    <w:p w:rsidR="003338AE" w:rsidRDefault="003338AE" w:rsidP="003338AE">
      <w:pPr>
        <w:jc w:val="center"/>
        <w:rPr>
          <w:ins w:id="1450" w:author="fernando manuel guzman aja" w:date="2017-04-07T19:44:00Z"/>
          <w:rFonts w:ascii="Times New Roman" w:hAnsi="Times New Roman" w:cs="Times New Roman"/>
        </w:rPr>
      </w:pPr>
      <w:ins w:id="1451" w:author="fernando manuel guzman aja" w:date="2017-04-07T19:44:00Z">
        <w:r>
          <w:rPr>
            <w:rFonts w:ascii="Times New Roman" w:hAnsi="Times New Roman" w:cs="Times New Roman"/>
            <w:noProof/>
            <w:lang w:val="es-MX" w:eastAsia="es-MX"/>
            <w:rPrChange w:id="1452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3343275" cy="1952625"/>
              <wp:effectExtent l="0" t="0" r="9525" b="9525"/>
              <wp:docPr id="11" name="Imagen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niciar sesion.JPG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1952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338AE" w:rsidRDefault="003338AE" w:rsidP="003338AE">
      <w:pPr>
        <w:jc w:val="center"/>
        <w:rPr>
          <w:ins w:id="1453" w:author="fernando manuel guzman aja" w:date="2017-04-07T19:44:00Z"/>
          <w:rFonts w:ascii="Times New Roman" w:hAnsi="Times New Roman" w:cs="Times New Roman"/>
        </w:rPr>
      </w:pPr>
    </w:p>
    <w:p w:rsidR="003338AE" w:rsidRDefault="003338AE" w:rsidP="003338AE">
      <w:pPr>
        <w:jc w:val="center"/>
        <w:rPr>
          <w:ins w:id="1454" w:author="fernando manuel guzman aja" w:date="2017-04-07T19:44:00Z"/>
          <w:rFonts w:ascii="Times New Roman" w:hAnsi="Times New Roman" w:cs="Times New Roman"/>
        </w:rPr>
      </w:pPr>
    </w:p>
    <w:p w:rsidR="003338AE" w:rsidRDefault="003338AE" w:rsidP="003338AE">
      <w:pPr>
        <w:jc w:val="center"/>
        <w:rPr>
          <w:ins w:id="1455" w:author="fernando manuel guzman aja" w:date="2017-04-07T19:45:00Z"/>
          <w:rFonts w:ascii="Times New Roman" w:hAnsi="Times New Roman" w:cs="Times New Roman"/>
        </w:rPr>
      </w:pPr>
      <w:ins w:id="1456" w:author="fernando manuel guzman aja" w:date="2017-04-07T19:44:00Z">
        <w:r>
          <w:rPr>
            <w:rFonts w:ascii="Times New Roman" w:hAnsi="Times New Roman" w:cs="Times New Roman"/>
          </w:rPr>
          <w:t>Menú de</w:t>
        </w:r>
      </w:ins>
      <w:ins w:id="1457" w:author="fernando manuel guzman aja" w:date="2017-04-07T19:45:00Z">
        <w:r>
          <w:rPr>
            <w:rFonts w:ascii="Times New Roman" w:hAnsi="Times New Roman" w:cs="Times New Roman"/>
          </w:rPr>
          <w:t>l usuario</w:t>
        </w:r>
      </w:ins>
      <w:ins w:id="1458" w:author="fernando manuel guzman aja" w:date="2017-04-07T19:44:00Z">
        <w:r>
          <w:rPr>
            <w:rFonts w:ascii="Times New Roman" w:hAnsi="Times New Roman" w:cs="Times New Roman"/>
          </w:rPr>
          <w:t xml:space="preserve"> coordinador:</w:t>
        </w:r>
      </w:ins>
    </w:p>
    <w:p w:rsidR="003338AE" w:rsidRDefault="003338AE" w:rsidP="003338AE">
      <w:pPr>
        <w:jc w:val="center"/>
        <w:rPr>
          <w:ins w:id="1459" w:author="fernando manuel guzman aja" w:date="2017-04-07T19:45:00Z"/>
          <w:rFonts w:ascii="Times New Roman" w:hAnsi="Times New Roman" w:cs="Times New Roman"/>
        </w:rPr>
      </w:pPr>
      <w:ins w:id="1460" w:author="fernando manuel guzman aja" w:date="2017-04-07T19:45:00Z">
        <w:r>
          <w:rPr>
            <w:rFonts w:ascii="Times New Roman" w:hAnsi="Times New Roman" w:cs="Times New Roman"/>
            <w:noProof/>
            <w:lang w:val="es-MX" w:eastAsia="es-MX"/>
            <w:rPrChange w:id="1461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5400040" cy="4526280"/>
              <wp:effectExtent l="0" t="0" r="0" b="7620"/>
              <wp:docPr id="12" name="Imagen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Menu Cordinador.JPG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4526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338AE" w:rsidRDefault="003338AE" w:rsidP="003338AE">
      <w:pPr>
        <w:jc w:val="center"/>
        <w:rPr>
          <w:ins w:id="1462" w:author="fernando manuel guzman aja" w:date="2017-04-07T19:45:00Z"/>
          <w:rFonts w:ascii="Times New Roman" w:hAnsi="Times New Roman" w:cs="Times New Roman"/>
        </w:rPr>
      </w:pPr>
      <w:ins w:id="1463" w:author="fernando manuel guzman aja" w:date="2017-04-07T19:45:00Z">
        <w:r>
          <w:rPr>
            <w:rFonts w:ascii="Times New Roman" w:hAnsi="Times New Roman" w:cs="Times New Roman"/>
          </w:rPr>
          <w:lastRenderedPageBreak/>
          <w:t>Administrar usuario:</w:t>
        </w:r>
        <w:r>
          <w:rPr>
            <w:rFonts w:ascii="Times New Roman" w:hAnsi="Times New Roman" w:cs="Times New Roman"/>
            <w:noProof/>
            <w:lang w:val="es-MX" w:eastAsia="es-MX"/>
            <w:rPrChange w:id="1464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4752975" cy="1238250"/>
              <wp:effectExtent l="0" t="0" r="9525" b="0"/>
              <wp:docPr id="13" name="Imagen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Buscar Alumnos.JP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52975" cy="123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338AE" w:rsidRDefault="003338AE" w:rsidP="003338AE">
      <w:pPr>
        <w:jc w:val="center"/>
        <w:rPr>
          <w:ins w:id="1465" w:author="fernando manuel guzman aja" w:date="2017-04-07T19:45:00Z"/>
          <w:rFonts w:ascii="Times New Roman" w:hAnsi="Times New Roman" w:cs="Times New Roman"/>
        </w:rPr>
      </w:pPr>
    </w:p>
    <w:p w:rsidR="003338AE" w:rsidRDefault="003338AE" w:rsidP="003338AE">
      <w:pPr>
        <w:jc w:val="center"/>
        <w:rPr>
          <w:ins w:id="1466" w:author="fernando manuel guzman aja" w:date="2017-04-07T19:45:00Z"/>
          <w:rFonts w:ascii="Times New Roman" w:hAnsi="Times New Roman" w:cs="Times New Roman"/>
        </w:rPr>
      </w:pPr>
    </w:p>
    <w:p w:rsidR="003338AE" w:rsidRDefault="003338AE" w:rsidP="003338AE">
      <w:pPr>
        <w:jc w:val="center"/>
        <w:rPr>
          <w:ins w:id="1467" w:author="fernando manuel guzman aja" w:date="2017-04-07T19:45:00Z"/>
          <w:rFonts w:ascii="Times New Roman" w:hAnsi="Times New Roman" w:cs="Times New Roman"/>
        </w:rPr>
      </w:pPr>
      <w:ins w:id="1468" w:author="fernando manuel guzman aja" w:date="2017-04-07T19:45:00Z">
        <w:r>
          <w:rPr>
            <w:rFonts w:ascii="Times New Roman" w:hAnsi="Times New Roman" w:cs="Times New Roman"/>
          </w:rPr>
          <w:t>Editar Alumno:</w:t>
        </w:r>
      </w:ins>
    </w:p>
    <w:p w:rsidR="003338AE" w:rsidRDefault="003338AE" w:rsidP="003338AE">
      <w:pPr>
        <w:jc w:val="center"/>
        <w:rPr>
          <w:ins w:id="1469" w:author="fernando manuel guzman aja" w:date="2017-04-07T19:47:00Z"/>
          <w:rFonts w:ascii="Times New Roman" w:hAnsi="Times New Roman" w:cs="Times New Roman"/>
        </w:rPr>
      </w:pPr>
      <w:ins w:id="1470" w:author="fernando manuel guzman aja" w:date="2017-04-07T19:46:00Z">
        <w:r>
          <w:rPr>
            <w:rFonts w:ascii="Times New Roman" w:hAnsi="Times New Roman" w:cs="Times New Roman"/>
            <w:noProof/>
            <w:lang w:val="es-MX" w:eastAsia="es-MX"/>
            <w:rPrChange w:id="1471" w:author="Unknown">
              <w:rPr>
                <w:noProof/>
                <w:lang w:val="es-MX" w:eastAsia="es-MX"/>
              </w:rPr>
            </w:rPrChange>
          </w:rPr>
          <w:drawing>
            <wp:inline distT="0" distB="0" distL="0" distR="0">
              <wp:extent cx="4600575" cy="3876675"/>
              <wp:effectExtent l="0" t="0" r="9525" b="9525"/>
              <wp:docPr id="14" name="Imagen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estudiante.JPG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00575" cy="3876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D0FA7" w:rsidRDefault="00CD0FA7" w:rsidP="003338AE">
      <w:pPr>
        <w:jc w:val="center"/>
        <w:rPr>
          <w:ins w:id="1472" w:author="fernando manuel guzman aja" w:date="2017-04-07T19:47:00Z"/>
          <w:rFonts w:ascii="Times New Roman" w:hAnsi="Times New Roman" w:cs="Times New Roman"/>
        </w:rPr>
      </w:pPr>
    </w:p>
    <w:p w:rsidR="00CD0FA7" w:rsidRDefault="00CD0FA7" w:rsidP="003338AE">
      <w:pPr>
        <w:jc w:val="center"/>
        <w:rPr>
          <w:ins w:id="1473" w:author="fernando manuel guzman aja" w:date="2017-04-07T19:47:00Z"/>
          <w:rFonts w:ascii="Times New Roman" w:hAnsi="Times New Roman" w:cs="Times New Roman"/>
        </w:rPr>
      </w:pPr>
    </w:p>
    <w:p w:rsidR="00CD0FA7" w:rsidRDefault="00CD0FA7" w:rsidP="003338AE">
      <w:pPr>
        <w:jc w:val="center"/>
        <w:rPr>
          <w:ins w:id="1474" w:author="fernando manuel guzman aja" w:date="2017-04-07T19:47:00Z"/>
          <w:rFonts w:ascii="Times New Roman" w:hAnsi="Times New Roman" w:cs="Times New Roman"/>
        </w:rPr>
      </w:pPr>
    </w:p>
    <w:p w:rsidR="00CD0FA7" w:rsidRDefault="00CD0FA7" w:rsidP="003338AE">
      <w:pPr>
        <w:jc w:val="center"/>
        <w:rPr>
          <w:ins w:id="1475" w:author="fernando manuel guzman aja" w:date="2017-04-07T19:47:00Z"/>
          <w:rFonts w:ascii="Times New Roman" w:hAnsi="Times New Roman" w:cs="Times New Roman"/>
        </w:rPr>
      </w:pPr>
    </w:p>
    <w:p w:rsidR="00CD0FA7" w:rsidRDefault="00CD0FA7" w:rsidP="003338AE">
      <w:pPr>
        <w:jc w:val="center"/>
        <w:rPr>
          <w:ins w:id="1476" w:author="fernando manuel guzman aja" w:date="2017-04-07T19:47:00Z"/>
          <w:rFonts w:ascii="Times New Roman" w:hAnsi="Times New Roman" w:cs="Times New Roman"/>
        </w:rPr>
      </w:pPr>
    </w:p>
    <w:p w:rsidR="00CD0FA7" w:rsidRDefault="00CD0FA7" w:rsidP="003338AE">
      <w:pPr>
        <w:jc w:val="center"/>
        <w:rPr>
          <w:ins w:id="1477" w:author="fernando manuel guzman aja" w:date="2017-04-07T19:47:00Z"/>
          <w:rFonts w:ascii="Times New Roman" w:hAnsi="Times New Roman" w:cs="Times New Roman"/>
        </w:rPr>
      </w:pPr>
    </w:p>
    <w:p w:rsidR="00CD0FA7" w:rsidRDefault="00CD0FA7" w:rsidP="003338AE">
      <w:pPr>
        <w:jc w:val="center"/>
        <w:rPr>
          <w:ins w:id="1478" w:author="fernando manuel guzman aja" w:date="2017-04-07T19:47:00Z"/>
          <w:rFonts w:ascii="Times New Roman" w:hAnsi="Times New Roman" w:cs="Times New Roman"/>
        </w:rPr>
      </w:pPr>
    </w:p>
    <w:p w:rsidR="00CD0FA7" w:rsidRDefault="00CD0FA7" w:rsidP="003338AE">
      <w:pPr>
        <w:jc w:val="center"/>
        <w:rPr>
          <w:ins w:id="1479" w:author="fernando manuel guzman aja" w:date="2017-04-07T19:47:00Z"/>
          <w:rFonts w:ascii="Times New Roman" w:hAnsi="Times New Roman" w:cs="Times New Roman"/>
        </w:rPr>
      </w:pPr>
    </w:p>
    <w:p w:rsidR="00CD0FA7" w:rsidRDefault="00CD0FA7" w:rsidP="003338AE">
      <w:pPr>
        <w:jc w:val="center"/>
        <w:rPr>
          <w:ins w:id="1480" w:author="fernando manuel guzman aja" w:date="2017-04-07T19:47:00Z"/>
          <w:rFonts w:ascii="Times New Roman" w:hAnsi="Times New Roman" w:cs="Times New Roman"/>
        </w:rPr>
      </w:pPr>
    </w:p>
    <w:p w:rsidR="00CD0FA7" w:rsidRDefault="00CD0FA7">
      <w:pPr>
        <w:pStyle w:val="Ttulo1"/>
        <w:rPr>
          <w:ins w:id="1481" w:author="fernando manuel guzman aja" w:date="2017-04-07T19:47:00Z"/>
          <w:rFonts w:cs="Times New Roman"/>
        </w:rPr>
        <w:pPrChange w:id="1482" w:author="jesus enrique flores nestozo" w:date="2017-04-07T23:01:00Z">
          <w:pPr>
            <w:jc w:val="center"/>
          </w:pPr>
        </w:pPrChange>
      </w:pPr>
      <w:bookmarkStart w:id="1483" w:name="_Toc479369639"/>
      <w:ins w:id="1484" w:author="fernando manuel guzman aja" w:date="2017-04-07T19:47:00Z">
        <w:r w:rsidRPr="00273202">
          <w:rPr>
            <w:rStyle w:val="Ttulo1Car"/>
            <w:rPrChange w:id="1485" w:author="jesus enrique flores nestozo" w:date="2017-04-07T23:01:00Z">
              <w:rPr>
                <w:rFonts w:cs="Times New Roman"/>
              </w:rPr>
            </w:rPrChange>
          </w:rPr>
          <w:lastRenderedPageBreak/>
          <w:t>PROPUESTAS DE CAPA</w:t>
        </w:r>
        <w:bookmarkEnd w:id="1483"/>
        <w:del w:id="1486" w:author="jesus enrique flores nestozo" w:date="2017-04-07T23:01:00Z">
          <w:r w:rsidDel="00273202">
            <w:rPr>
              <w:rFonts w:cs="Times New Roman"/>
            </w:rPr>
            <w:delText>:</w:delText>
          </w:r>
        </w:del>
      </w:ins>
    </w:p>
    <w:p w:rsidR="00CD0FA7" w:rsidRDefault="00CD0FA7" w:rsidP="003338AE">
      <w:pPr>
        <w:jc w:val="center"/>
        <w:rPr>
          <w:ins w:id="1487" w:author="fernando manuel guzman aja" w:date="2017-04-07T19:48:00Z"/>
          <w:rFonts w:ascii="Times New Roman" w:hAnsi="Times New Roman" w:cs="Times New Roman"/>
          <w:sz w:val="28"/>
        </w:rPr>
      </w:pPr>
    </w:p>
    <w:p w:rsidR="00CD0FA7" w:rsidRDefault="00CD0FA7" w:rsidP="003338AE">
      <w:pPr>
        <w:jc w:val="center"/>
        <w:rPr>
          <w:ins w:id="1488" w:author="fernando manuel guzman aja" w:date="2017-04-07T19:48:00Z"/>
          <w:rFonts w:ascii="Times New Roman" w:hAnsi="Times New Roman" w:cs="Times New Roman"/>
          <w:sz w:val="28"/>
        </w:rPr>
      </w:pPr>
    </w:p>
    <w:p w:rsidR="008A6261" w:rsidRPr="00273202" w:rsidRDefault="00CD0FA7">
      <w:pPr>
        <w:jc w:val="both"/>
        <w:rPr>
          <w:ins w:id="1489" w:author="fernando manuel guzman aja" w:date="2017-04-07T20:00:00Z"/>
          <w:rFonts w:ascii="Times New Roman" w:hAnsi="Times New Roman" w:cs="Times New Roman"/>
          <w:sz w:val="24"/>
          <w:szCs w:val="24"/>
          <w:rPrChange w:id="1490" w:author="jesus enrique flores nestozo" w:date="2017-04-07T23:01:00Z">
            <w:rPr>
              <w:ins w:id="1491" w:author="fernando manuel guzman aja" w:date="2017-04-07T20:00:00Z"/>
              <w:rFonts w:ascii="Times New Roman" w:hAnsi="Times New Roman" w:cs="Times New Roman"/>
              <w:sz w:val="28"/>
            </w:rPr>
          </w:rPrChange>
        </w:rPr>
        <w:pPrChange w:id="1492" w:author="jesus enrique flores nestozo" w:date="2017-04-07T23:01:00Z">
          <w:pPr>
            <w:jc w:val="center"/>
          </w:pPr>
        </w:pPrChange>
      </w:pPr>
      <w:ins w:id="1493" w:author="fernando manuel guzman aja" w:date="2017-04-07T19:48:00Z">
        <w:r w:rsidRPr="00273202">
          <w:rPr>
            <w:rFonts w:ascii="Times New Roman" w:hAnsi="Times New Roman" w:cs="Times New Roman"/>
            <w:sz w:val="24"/>
            <w:szCs w:val="24"/>
            <w:rPrChange w:id="1494" w:author="jesus enrique flores nestozo" w:date="2017-04-07T23:01:00Z">
              <w:rPr>
                <w:rFonts w:ascii="Times New Roman" w:hAnsi="Times New Roman" w:cs="Times New Roman"/>
                <w:sz w:val="28"/>
              </w:rPr>
            </w:rPrChange>
          </w:rPr>
          <w:t xml:space="preserve">Se manejara un </w:t>
        </w:r>
      </w:ins>
      <w:ins w:id="1495" w:author="fernando manuel guzman aja" w:date="2017-04-07T19:55:00Z">
        <w:r w:rsidRPr="00273202">
          <w:rPr>
            <w:rFonts w:ascii="Times New Roman" w:hAnsi="Times New Roman" w:cs="Times New Roman"/>
            <w:sz w:val="24"/>
            <w:szCs w:val="24"/>
            <w:rPrChange w:id="1496" w:author="jesus enrique flores nestozo" w:date="2017-04-07T23:01:00Z">
              <w:rPr>
                <w:rFonts w:ascii="Times New Roman" w:hAnsi="Times New Roman" w:cs="Times New Roman"/>
                <w:sz w:val="28"/>
              </w:rPr>
            </w:rPrChange>
          </w:rPr>
          <w:t>patrón</w:t>
        </w:r>
      </w:ins>
      <w:ins w:id="1497" w:author="fernando manuel guzman aja" w:date="2017-04-07T19:48:00Z">
        <w:r w:rsidRPr="00273202">
          <w:rPr>
            <w:rFonts w:ascii="Times New Roman" w:hAnsi="Times New Roman" w:cs="Times New Roman"/>
            <w:sz w:val="24"/>
            <w:szCs w:val="24"/>
            <w:rPrChange w:id="1498" w:author="jesus enrique flores nestozo" w:date="2017-04-07T23:01:00Z">
              <w:rPr>
                <w:rFonts w:ascii="Times New Roman" w:hAnsi="Times New Roman" w:cs="Times New Roman"/>
                <w:sz w:val="28"/>
              </w:rPr>
            </w:rPrChange>
          </w:rPr>
          <w:t xml:space="preserve"> DAO de tres capas</w:t>
        </w:r>
      </w:ins>
      <w:ins w:id="1499" w:author="fernando manuel guzman aja" w:date="2017-04-07T19:55:00Z">
        <w:r w:rsidRPr="00273202">
          <w:rPr>
            <w:rFonts w:ascii="Times New Roman" w:hAnsi="Times New Roman" w:cs="Times New Roman"/>
            <w:sz w:val="24"/>
            <w:szCs w:val="24"/>
            <w:rPrChange w:id="1500" w:author="jesus enrique flores nestozo" w:date="2017-04-07T23:01:00Z">
              <w:rPr>
                <w:rFonts w:ascii="Times New Roman" w:hAnsi="Times New Roman" w:cs="Times New Roman"/>
                <w:sz w:val="28"/>
              </w:rPr>
            </w:rPrChange>
          </w:rPr>
          <w:t xml:space="preserve"> para la implementación del código.</w:t>
        </w:r>
      </w:ins>
      <w:ins w:id="1501" w:author="fernando manuel guzman aja" w:date="2017-04-07T19:56:00Z">
        <w:r w:rsidR="008A6261" w:rsidRPr="00273202">
          <w:rPr>
            <w:rFonts w:ascii="Times New Roman" w:hAnsi="Times New Roman" w:cs="Times New Roman"/>
            <w:sz w:val="24"/>
            <w:szCs w:val="24"/>
            <w:rPrChange w:id="1502" w:author="jesus enrique flores nestozo" w:date="2017-04-07T23:01:00Z">
              <w:rPr>
                <w:rFonts w:ascii="Times New Roman" w:hAnsi="Times New Roman" w:cs="Times New Roman"/>
                <w:sz w:val="28"/>
              </w:rPr>
            </w:rPrChange>
          </w:rPr>
          <w:t xml:space="preserve"> Las capas que se ocuparan son las siguientes:</w:t>
        </w:r>
      </w:ins>
    </w:p>
    <w:p w:rsidR="008A6261" w:rsidRDefault="008A6261" w:rsidP="008A6261">
      <w:pPr>
        <w:jc w:val="center"/>
        <w:rPr>
          <w:ins w:id="1503" w:author="fernando manuel guzman aja" w:date="2017-04-07T19:56:00Z"/>
          <w:rFonts w:ascii="Times New Roman" w:hAnsi="Times New Roman" w:cs="Times New Roman"/>
          <w:sz w:val="28"/>
        </w:rPr>
      </w:pPr>
    </w:p>
    <w:p w:rsidR="008A6261" w:rsidRPr="008A6261" w:rsidRDefault="008A6261">
      <w:pPr>
        <w:jc w:val="both"/>
        <w:rPr>
          <w:ins w:id="1504" w:author="fernando manuel guzman aja" w:date="2017-04-07T19:58:00Z"/>
          <w:rFonts w:ascii="Times New Roman" w:hAnsi="Times New Roman" w:cs="Times New Roman"/>
          <w:sz w:val="28"/>
        </w:rPr>
        <w:pPrChange w:id="1505" w:author="jesus enrique flores nestozo" w:date="2017-04-07T23:01:00Z">
          <w:pPr>
            <w:jc w:val="center"/>
          </w:pPr>
        </w:pPrChange>
      </w:pPr>
      <w:ins w:id="1506" w:author="fernando manuel guzman aja" w:date="2017-04-07T19:58:00Z">
        <w:r w:rsidRPr="008A6261">
          <w:rPr>
            <w:rFonts w:ascii="Times New Roman" w:hAnsi="Times New Roman" w:cs="Times New Roman"/>
            <w:sz w:val="28"/>
          </w:rPr>
          <w:t xml:space="preserve">Business Object </w:t>
        </w:r>
      </w:ins>
    </w:p>
    <w:p w:rsidR="008A6261" w:rsidRPr="008A6261" w:rsidRDefault="008A6261">
      <w:pPr>
        <w:jc w:val="both"/>
        <w:rPr>
          <w:ins w:id="1507" w:author="fernando manuel guzman aja" w:date="2017-04-07T19:58:00Z"/>
          <w:rFonts w:ascii="Times New Roman" w:hAnsi="Times New Roman" w:cs="Times New Roman"/>
          <w:sz w:val="28"/>
        </w:rPr>
        <w:pPrChange w:id="1508" w:author="jesus enrique flores nestozo" w:date="2017-04-07T23:01:00Z">
          <w:pPr>
            <w:jc w:val="center"/>
          </w:pPr>
        </w:pPrChange>
      </w:pPr>
    </w:p>
    <w:p w:rsidR="008A6261" w:rsidRPr="003029A5" w:rsidRDefault="008A6261">
      <w:pPr>
        <w:jc w:val="both"/>
        <w:rPr>
          <w:ins w:id="1509" w:author="fernando manuel guzman aja" w:date="2017-04-07T20:00:00Z"/>
          <w:rFonts w:ascii="Times New Roman" w:hAnsi="Times New Roman" w:cs="Times New Roman"/>
          <w:rPrChange w:id="1510" w:author="fernando manuel guzman aja" w:date="2017-04-07T20:07:00Z">
            <w:rPr>
              <w:ins w:id="1511" w:author="fernando manuel guzman aja" w:date="2017-04-07T20:00:00Z"/>
              <w:rFonts w:ascii="Times New Roman" w:hAnsi="Times New Roman" w:cs="Times New Roman"/>
              <w:sz w:val="28"/>
            </w:rPr>
          </w:rPrChange>
        </w:rPr>
        <w:pPrChange w:id="1512" w:author="jesus enrique flores nestozo" w:date="2017-04-07T23:01:00Z">
          <w:pPr>
            <w:jc w:val="center"/>
          </w:pPr>
        </w:pPrChange>
      </w:pPr>
      <w:ins w:id="1513" w:author="fernando manuel guzman aja" w:date="2017-04-07T19:58:00Z">
        <w:r w:rsidRPr="003029A5">
          <w:rPr>
            <w:rFonts w:ascii="Times New Roman" w:hAnsi="Times New Roman" w:cs="Times New Roman"/>
            <w:rPrChange w:id="1514" w:author="fernando manuel guzman aja" w:date="2017-04-07T20:07:00Z">
              <w:rPr>
                <w:rFonts w:ascii="Times New Roman" w:hAnsi="Times New Roman" w:cs="Times New Roman"/>
                <w:sz w:val="28"/>
              </w:rPr>
            </w:rPrChange>
          </w:rPr>
          <w:t>Business Object permite separar la lógica de negocio del resto de las capas (interfaz y de acceso a datos). Los objetos de negocio organizan el código de negocio en unidades lógicas que facilitan la mantenibilidad del sistema.</w:t>
        </w:r>
      </w:ins>
    </w:p>
    <w:p w:rsidR="008A6261" w:rsidRPr="008A6261" w:rsidRDefault="008A6261">
      <w:pPr>
        <w:jc w:val="both"/>
        <w:rPr>
          <w:ins w:id="1515" w:author="fernando manuel guzman aja" w:date="2017-04-07T19:58:00Z"/>
          <w:rFonts w:ascii="Times New Roman" w:hAnsi="Times New Roman" w:cs="Times New Roman"/>
          <w:sz w:val="28"/>
        </w:rPr>
        <w:pPrChange w:id="1516" w:author="jesus enrique flores nestozo" w:date="2017-04-07T23:01:00Z">
          <w:pPr>
            <w:jc w:val="center"/>
          </w:pPr>
        </w:pPrChange>
      </w:pPr>
    </w:p>
    <w:p w:rsidR="008A6261" w:rsidRPr="008A6261" w:rsidRDefault="008A6261">
      <w:pPr>
        <w:jc w:val="both"/>
        <w:rPr>
          <w:ins w:id="1517" w:author="fernando manuel guzman aja" w:date="2017-04-07T19:58:00Z"/>
          <w:rFonts w:ascii="Times New Roman" w:hAnsi="Times New Roman" w:cs="Times New Roman"/>
          <w:sz w:val="28"/>
        </w:rPr>
        <w:pPrChange w:id="1518" w:author="jesus enrique flores nestozo" w:date="2017-04-07T23:01:00Z">
          <w:pPr>
            <w:jc w:val="center"/>
          </w:pPr>
        </w:pPrChange>
      </w:pPr>
      <w:ins w:id="1519" w:author="fernando manuel guzman aja" w:date="2017-04-07T19:58:00Z">
        <w:r w:rsidRPr="008A6261">
          <w:rPr>
            <w:rFonts w:ascii="Times New Roman" w:hAnsi="Times New Roman" w:cs="Times New Roman"/>
            <w:sz w:val="28"/>
          </w:rPr>
          <w:t xml:space="preserve">Data Access </w:t>
        </w:r>
      </w:ins>
    </w:p>
    <w:p w:rsidR="008A6261" w:rsidRPr="003029A5" w:rsidRDefault="008A6261">
      <w:pPr>
        <w:jc w:val="both"/>
        <w:rPr>
          <w:ins w:id="1520" w:author="fernando manuel guzman aja" w:date="2017-04-07T19:58:00Z"/>
          <w:rFonts w:ascii="Times New Roman" w:hAnsi="Times New Roman" w:cs="Times New Roman"/>
          <w:rPrChange w:id="1521" w:author="fernando manuel guzman aja" w:date="2017-04-07T20:07:00Z">
            <w:rPr>
              <w:ins w:id="1522" w:author="fernando manuel guzman aja" w:date="2017-04-07T19:58:00Z"/>
              <w:rFonts w:ascii="Times New Roman" w:hAnsi="Times New Roman" w:cs="Times New Roman"/>
              <w:sz w:val="28"/>
            </w:rPr>
          </w:rPrChange>
        </w:rPr>
        <w:pPrChange w:id="1523" w:author="jesus enrique flores nestozo" w:date="2017-04-07T23:01:00Z">
          <w:pPr>
            <w:jc w:val="center"/>
          </w:pPr>
        </w:pPrChange>
      </w:pPr>
    </w:p>
    <w:p w:rsidR="008A6261" w:rsidRPr="003029A5" w:rsidRDefault="008A6261">
      <w:pPr>
        <w:jc w:val="both"/>
        <w:rPr>
          <w:ins w:id="1524" w:author="fernando manuel guzman aja" w:date="2017-04-07T19:58:00Z"/>
          <w:rFonts w:ascii="Times New Roman" w:hAnsi="Times New Roman" w:cs="Times New Roman"/>
          <w:rPrChange w:id="1525" w:author="fernando manuel guzman aja" w:date="2017-04-07T20:07:00Z">
            <w:rPr>
              <w:ins w:id="1526" w:author="fernando manuel guzman aja" w:date="2017-04-07T19:58:00Z"/>
              <w:rFonts w:ascii="Times New Roman" w:hAnsi="Times New Roman" w:cs="Times New Roman"/>
              <w:sz w:val="28"/>
            </w:rPr>
          </w:rPrChange>
        </w:rPr>
        <w:pPrChange w:id="1527" w:author="jesus enrique flores nestozo" w:date="2017-04-07T23:01:00Z">
          <w:pPr>
            <w:jc w:val="center"/>
          </w:pPr>
        </w:pPrChange>
      </w:pPr>
      <w:ins w:id="1528" w:author="fernando manuel guzman aja" w:date="2017-04-07T19:58:00Z">
        <w:r w:rsidRPr="003029A5">
          <w:rPr>
            <w:rFonts w:ascii="Times New Roman" w:hAnsi="Times New Roman" w:cs="Times New Roman"/>
            <w:rPrChange w:id="1529" w:author="fernando manuel guzman aja" w:date="2017-04-07T20:07:00Z">
              <w:rPr>
                <w:rFonts w:ascii="Times New Roman" w:hAnsi="Times New Roman" w:cs="Times New Roman"/>
                <w:sz w:val="28"/>
              </w:rPr>
            </w:rPrChange>
          </w:rPr>
          <w:t>Los componentes de acceso a datos encapsulan la tecnología empleada para acceder a la capa de datos, separando completamente la lógica de negocio de la lógica de acceso a datos. De esta forma se garantiza la portabilidad del sistema en los diferentes motores de base de datos (Oracle, SqlServer, etc).</w:t>
        </w:r>
      </w:ins>
    </w:p>
    <w:p w:rsidR="008A6261" w:rsidRPr="008A6261" w:rsidRDefault="008A6261">
      <w:pPr>
        <w:jc w:val="both"/>
        <w:rPr>
          <w:ins w:id="1530" w:author="fernando manuel guzman aja" w:date="2017-04-07T19:58:00Z"/>
          <w:rFonts w:ascii="Times New Roman" w:hAnsi="Times New Roman" w:cs="Times New Roman"/>
          <w:sz w:val="28"/>
        </w:rPr>
        <w:pPrChange w:id="1531" w:author="jesus enrique flores nestozo" w:date="2017-04-07T23:01:00Z">
          <w:pPr>
            <w:jc w:val="center"/>
          </w:pPr>
        </w:pPrChange>
      </w:pPr>
    </w:p>
    <w:p w:rsidR="008A6261" w:rsidRPr="008A6261" w:rsidRDefault="008A6261">
      <w:pPr>
        <w:jc w:val="both"/>
        <w:rPr>
          <w:ins w:id="1532" w:author="fernando manuel guzman aja" w:date="2017-04-07T20:02:00Z"/>
          <w:rFonts w:ascii="Times New Roman" w:hAnsi="Times New Roman" w:cs="Times New Roman"/>
          <w:sz w:val="28"/>
        </w:rPr>
        <w:pPrChange w:id="1533" w:author="jesus enrique flores nestozo" w:date="2017-04-07T23:01:00Z">
          <w:pPr>
            <w:jc w:val="center"/>
          </w:pPr>
        </w:pPrChange>
      </w:pPr>
    </w:p>
    <w:p w:rsidR="008A6261" w:rsidRPr="008A6261" w:rsidRDefault="008A6261">
      <w:pPr>
        <w:jc w:val="both"/>
        <w:rPr>
          <w:ins w:id="1534" w:author="fernando manuel guzman aja" w:date="2017-04-07T19:58:00Z"/>
          <w:rFonts w:ascii="Times New Roman" w:hAnsi="Times New Roman" w:cs="Times New Roman"/>
          <w:sz w:val="28"/>
        </w:rPr>
        <w:pPrChange w:id="1535" w:author="jesus enrique flores nestozo" w:date="2017-04-07T23:01:00Z">
          <w:pPr>
            <w:jc w:val="center"/>
          </w:pPr>
        </w:pPrChange>
      </w:pPr>
      <w:ins w:id="1536" w:author="fernando manuel guzman aja" w:date="2017-04-07T20:02:00Z">
        <w:r w:rsidRPr="008A6261">
          <w:rPr>
            <w:rFonts w:ascii="Times New Roman" w:hAnsi="Times New Roman" w:cs="Times New Roman"/>
            <w:sz w:val="28"/>
          </w:rPr>
          <w:t xml:space="preserve">Graphical </w:t>
        </w:r>
        <w:r>
          <w:rPr>
            <w:rFonts w:ascii="Times New Roman" w:hAnsi="Times New Roman" w:cs="Times New Roman"/>
            <w:sz w:val="28"/>
          </w:rPr>
          <w:t>U</w:t>
        </w:r>
        <w:r w:rsidRPr="008A6261">
          <w:rPr>
            <w:rFonts w:ascii="Times New Roman" w:hAnsi="Times New Roman" w:cs="Times New Roman"/>
            <w:sz w:val="28"/>
          </w:rPr>
          <w:t xml:space="preserve">ser </w:t>
        </w:r>
        <w:r>
          <w:rPr>
            <w:rFonts w:ascii="Times New Roman" w:hAnsi="Times New Roman" w:cs="Times New Roman"/>
            <w:sz w:val="28"/>
          </w:rPr>
          <w:t>I</w:t>
        </w:r>
        <w:r w:rsidRPr="008A6261">
          <w:rPr>
            <w:rFonts w:ascii="Times New Roman" w:hAnsi="Times New Roman" w:cs="Times New Roman"/>
            <w:sz w:val="28"/>
          </w:rPr>
          <w:t>nterface</w:t>
        </w:r>
      </w:ins>
    </w:p>
    <w:p w:rsidR="008A6261" w:rsidRPr="003029A5" w:rsidRDefault="008A6261">
      <w:pPr>
        <w:jc w:val="both"/>
        <w:rPr>
          <w:ins w:id="1537" w:author="fernando manuel guzman aja" w:date="2017-04-07T20:06:00Z"/>
          <w:rFonts w:ascii="Times New Roman" w:hAnsi="Times New Roman" w:cs="Times New Roman"/>
          <w:rPrChange w:id="1538" w:author="fernando manuel guzman aja" w:date="2017-04-07T20:07:00Z">
            <w:rPr>
              <w:ins w:id="1539" w:author="fernando manuel guzman aja" w:date="2017-04-07T20:06:00Z"/>
              <w:rFonts w:ascii="Times New Roman" w:hAnsi="Times New Roman" w:cs="Times New Roman"/>
              <w:sz w:val="28"/>
            </w:rPr>
          </w:rPrChange>
        </w:rPr>
        <w:pPrChange w:id="1540" w:author="jesus enrique flores nestozo" w:date="2017-04-07T23:01:00Z">
          <w:pPr>
            <w:jc w:val="center"/>
          </w:pPr>
        </w:pPrChange>
      </w:pPr>
      <w:ins w:id="1541" w:author="fernando manuel guzman aja" w:date="2017-04-07T19:58:00Z">
        <w:r w:rsidRPr="003029A5">
          <w:rPr>
            <w:rFonts w:ascii="Times New Roman" w:hAnsi="Times New Roman" w:cs="Times New Roman"/>
            <w:rPrChange w:id="1542" w:author="fernando manuel guzman aja" w:date="2017-04-07T20:07:00Z">
              <w:rPr>
                <w:rFonts w:ascii="Times New Roman" w:hAnsi="Times New Roman" w:cs="Times New Roman"/>
                <w:sz w:val="28"/>
              </w:rPr>
            </w:rPrChange>
          </w:rPr>
          <w:t xml:space="preserve">Esto representa una </w:t>
        </w:r>
      </w:ins>
      <w:ins w:id="1543" w:author="fernando manuel guzman aja" w:date="2017-04-07T20:02:00Z">
        <w:r w:rsidRPr="003029A5">
          <w:rPr>
            <w:rFonts w:ascii="Times New Roman" w:hAnsi="Times New Roman" w:cs="Times New Roman"/>
            <w:rPrChange w:id="1544" w:author="fernando manuel guzman aja" w:date="2017-04-07T20:07:00Z">
              <w:rPr>
                <w:rFonts w:ascii="Times New Roman" w:hAnsi="Times New Roman" w:cs="Times New Roman"/>
                <w:sz w:val="28"/>
              </w:rPr>
            </w:rPrChange>
          </w:rPr>
          <w:t>la parte grafica del sistema</w:t>
        </w:r>
      </w:ins>
      <w:ins w:id="1545" w:author="fernando manuel guzman aja" w:date="2017-04-07T19:58:00Z">
        <w:r w:rsidRPr="003029A5">
          <w:rPr>
            <w:rFonts w:ascii="Times New Roman" w:hAnsi="Times New Roman" w:cs="Times New Roman"/>
            <w:rPrChange w:id="1546" w:author="fernando manuel guzman aja" w:date="2017-04-07T20:07:00Z">
              <w:rPr>
                <w:rFonts w:ascii="Times New Roman" w:hAnsi="Times New Roman" w:cs="Times New Roman"/>
                <w:sz w:val="28"/>
              </w:rPr>
            </w:rPrChange>
          </w:rPr>
          <w:t xml:space="preserve">. </w:t>
        </w:r>
      </w:ins>
      <w:ins w:id="1547" w:author="fernando manuel guzman aja" w:date="2017-04-07T20:05:00Z">
        <w:r w:rsidRPr="003029A5">
          <w:rPr>
            <w:rFonts w:ascii="Times New Roman" w:hAnsi="Times New Roman" w:cs="Times New Roman"/>
            <w:rPrChange w:id="1548" w:author="fernando manuel guzman aja" w:date="2017-04-07T20:07:00Z">
              <w:rPr>
                <w:rFonts w:ascii="Times New Roman" w:hAnsi="Times New Roman" w:cs="Times New Roman"/>
                <w:sz w:val="28"/>
              </w:rPr>
            </w:rPrChange>
          </w:rPr>
          <w:t xml:space="preserve">Permite mapear los </w:t>
        </w:r>
      </w:ins>
      <w:ins w:id="1549" w:author="fernando manuel guzman aja" w:date="2017-04-07T20:06:00Z">
        <w:r w:rsidRPr="003029A5">
          <w:rPr>
            <w:rFonts w:ascii="Times New Roman" w:hAnsi="Times New Roman" w:cs="Times New Roman"/>
            <w:rPrChange w:id="1550" w:author="fernando manuel guzman aja" w:date="2017-04-07T20:07:00Z">
              <w:rPr>
                <w:rFonts w:ascii="Times New Roman" w:hAnsi="Times New Roman" w:cs="Times New Roman"/>
                <w:sz w:val="28"/>
              </w:rPr>
            </w:rPrChange>
          </w:rPr>
          <w:t>Business Object para darle al usuario la mayor experiencia del sistema.</w:t>
        </w:r>
      </w:ins>
    </w:p>
    <w:p w:rsidR="008A6261" w:rsidRDefault="008A6261">
      <w:pPr>
        <w:jc w:val="both"/>
        <w:rPr>
          <w:ins w:id="1551" w:author="fernando manuel guzman aja" w:date="2017-04-07T20:07:00Z"/>
          <w:rFonts w:ascii="Times New Roman" w:hAnsi="Times New Roman" w:cs="Times New Roman"/>
          <w:sz w:val="28"/>
        </w:rPr>
        <w:pPrChange w:id="1552" w:author="jesus enrique flores nestozo" w:date="2017-04-07T23:01:00Z">
          <w:pPr>
            <w:jc w:val="center"/>
          </w:pPr>
        </w:pPrChange>
      </w:pPr>
    </w:p>
    <w:p w:rsidR="003029A5" w:rsidRDefault="003029A5">
      <w:pPr>
        <w:jc w:val="both"/>
        <w:rPr>
          <w:ins w:id="1553" w:author="fernando manuel guzman aja" w:date="2017-04-07T20:07:00Z"/>
          <w:rFonts w:ascii="Times New Roman" w:hAnsi="Times New Roman" w:cs="Times New Roman"/>
          <w:sz w:val="28"/>
        </w:rPr>
        <w:pPrChange w:id="1554" w:author="jesus enrique flores nestozo" w:date="2017-04-07T23:01:00Z">
          <w:pPr>
            <w:jc w:val="center"/>
          </w:pPr>
        </w:pPrChange>
      </w:pPr>
    </w:p>
    <w:p w:rsidR="003029A5" w:rsidRDefault="003029A5">
      <w:pPr>
        <w:jc w:val="both"/>
        <w:rPr>
          <w:ins w:id="1555" w:author="fernando manuel guzman aja" w:date="2017-04-07T20:07:00Z"/>
          <w:rFonts w:ascii="Times New Roman" w:hAnsi="Times New Roman" w:cs="Times New Roman"/>
          <w:sz w:val="28"/>
        </w:rPr>
        <w:pPrChange w:id="1556" w:author="jesus enrique flores nestozo" w:date="2017-04-07T23:01:00Z">
          <w:pPr>
            <w:jc w:val="center"/>
          </w:pPr>
        </w:pPrChange>
      </w:pPr>
    </w:p>
    <w:p w:rsidR="003029A5" w:rsidRDefault="003029A5">
      <w:pPr>
        <w:jc w:val="both"/>
        <w:rPr>
          <w:ins w:id="1557" w:author="fernando manuel guzman aja" w:date="2017-04-07T20:07:00Z"/>
          <w:rFonts w:ascii="Times New Roman" w:hAnsi="Times New Roman" w:cs="Times New Roman"/>
          <w:sz w:val="28"/>
        </w:rPr>
        <w:pPrChange w:id="1558" w:author="jesus enrique flores nestozo" w:date="2017-04-07T23:01:00Z">
          <w:pPr>
            <w:jc w:val="center"/>
          </w:pPr>
        </w:pPrChange>
      </w:pPr>
    </w:p>
    <w:p w:rsidR="003029A5" w:rsidRDefault="003029A5">
      <w:pPr>
        <w:jc w:val="both"/>
        <w:rPr>
          <w:ins w:id="1559" w:author="fernando manuel guzman aja" w:date="2017-04-07T20:07:00Z"/>
          <w:rFonts w:ascii="Times New Roman" w:hAnsi="Times New Roman" w:cs="Times New Roman"/>
          <w:sz w:val="28"/>
        </w:rPr>
        <w:pPrChange w:id="1560" w:author="jesus enrique flores nestozo" w:date="2017-04-07T23:01:00Z">
          <w:pPr>
            <w:jc w:val="center"/>
          </w:pPr>
        </w:pPrChange>
      </w:pPr>
    </w:p>
    <w:p w:rsidR="003029A5" w:rsidRDefault="003029A5">
      <w:pPr>
        <w:jc w:val="both"/>
        <w:rPr>
          <w:ins w:id="1561" w:author="fernando manuel guzman aja" w:date="2017-04-07T20:07:00Z"/>
          <w:rFonts w:ascii="Times New Roman" w:hAnsi="Times New Roman" w:cs="Times New Roman"/>
          <w:sz w:val="28"/>
        </w:rPr>
        <w:pPrChange w:id="1562" w:author="jesus enrique flores nestozo" w:date="2017-04-07T23:01:00Z">
          <w:pPr>
            <w:jc w:val="center"/>
          </w:pPr>
        </w:pPrChange>
      </w:pPr>
    </w:p>
    <w:p w:rsidR="003029A5" w:rsidRDefault="003029A5" w:rsidP="008A6261">
      <w:pPr>
        <w:jc w:val="center"/>
        <w:rPr>
          <w:ins w:id="1563" w:author="fernando manuel guzman aja" w:date="2017-04-07T20:07:00Z"/>
          <w:rFonts w:ascii="Times New Roman" w:hAnsi="Times New Roman" w:cs="Times New Roman"/>
          <w:sz w:val="28"/>
        </w:rPr>
      </w:pPr>
    </w:p>
    <w:p w:rsidR="003029A5" w:rsidRDefault="003029A5" w:rsidP="008A6261">
      <w:pPr>
        <w:jc w:val="center"/>
        <w:rPr>
          <w:ins w:id="1564" w:author="fernando manuel guzman aja" w:date="2017-04-07T20:07:00Z"/>
          <w:rFonts w:ascii="Times New Roman" w:hAnsi="Times New Roman" w:cs="Times New Roman"/>
          <w:sz w:val="28"/>
        </w:rPr>
      </w:pPr>
    </w:p>
    <w:p w:rsidR="003029A5" w:rsidRDefault="003029A5">
      <w:pPr>
        <w:pStyle w:val="Ttulo1"/>
        <w:rPr>
          <w:ins w:id="1565" w:author="fernando manuel guzman aja" w:date="2017-04-07T20:08:00Z"/>
        </w:rPr>
        <w:pPrChange w:id="1566" w:author="jesus enrique flores nestozo" w:date="2017-04-07T23:02:00Z">
          <w:pPr>
            <w:jc w:val="center"/>
          </w:pPr>
        </w:pPrChange>
      </w:pPr>
      <w:bookmarkStart w:id="1567" w:name="_Toc479369640"/>
      <w:ins w:id="1568" w:author="fernando manuel guzman aja" w:date="2017-04-07T20:08:00Z">
        <w:r>
          <w:lastRenderedPageBreak/>
          <w:t>CONCLUSIONES</w:t>
        </w:r>
        <w:bookmarkEnd w:id="1567"/>
        <w:del w:id="1569" w:author="jesus enrique flores nestozo" w:date="2017-04-07T23:02:00Z">
          <w:r w:rsidDel="00273202">
            <w:delText>:</w:delText>
          </w:r>
        </w:del>
      </w:ins>
    </w:p>
    <w:p w:rsidR="00273202" w:rsidRDefault="00273202">
      <w:pPr>
        <w:jc w:val="both"/>
        <w:rPr>
          <w:ins w:id="1570" w:author="jesus enrique flores nestozo" w:date="2017-04-07T22:53:00Z"/>
        </w:rPr>
        <w:pPrChange w:id="1571" w:author="jesus enrique flores nestozo" w:date="2017-04-07T22:53:00Z">
          <w:pPr/>
        </w:pPrChange>
      </w:pPr>
      <w:ins w:id="1572" w:author="jesus enrique flores nestozo" w:date="2017-04-07T22:53:00Z">
        <w:r>
          <w:t>Para la realización del presente documento fue necesario entender el problema al que nos estamos enfrentando, por lo que se hicieron consulta de fuentes electrónicas, así como una visita a las instalaciones del centro de autoacceso, donde pudimos conversar con diferentes personas involucradas en los procesos que se lleven a cabo internamente.</w:t>
        </w:r>
      </w:ins>
    </w:p>
    <w:p w:rsidR="00273202" w:rsidRDefault="00273202">
      <w:pPr>
        <w:jc w:val="both"/>
        <w:rPr>
          <w:ins w:id="1573" w:author="jesus enrique flores nestozo" w:date="2017-04-07T22:53:00Z"/>
        </w:rPr>
        <w:pPrChange w:id="1574" w:author="jesus enrique flores nestozo" w:date="2017-04-07T22:53:00Z">
          <w:pPr/>
        </w:pPrChange>
      </w:pPr>
      <w:ins w:id="1575" w:author="jesus enrique flores nestozo" w:date="2017-04-07T22:53:00Z">
        <w:r>
          <w:t>Al hacer toda la investigación pertinente sobre el funcionamiento del centro de autoacceso nos dimos cuenta de la importancia de realizar un software correctamente; sobre todo bien diseñado, pues es aquí donde el diseño de software toma mucha importancia ya que al diseñarlo e irlo llevando por etapas nos permite corregir errores a tiempo con lo cual ahorramos tiempo a la hora de la implementación.</w:t>
        </w:r>
      </w:ins>
    </w:p>
    <w:p w:rsidR="00273202" w:rsidRPr="00CC70A2" w:rsidRDefault="00273202">
      <w:pPr>
        <w:jc w:val="both"/>
        <w:rPr>
          <w:ins w:id="1576" w:author="jesus enrique flores nestozo" w:date="2017-04-07T22:53:00Z"/>
        </w:rPr>
        <w:pPrChange w:id="1577" w:author="jesus enrique flores nestozo" w:date="2017-04-07T22:53:00Z">
          <w:pPr/>
        </w:pPrChange>
      </w:pPr>
      <w:ins w:id="1578" w:author="jesus enrique flores nestozo" w:date="2017-04-07T22:53:00Z">
        <w:r>
          <w:t>Leer sobre cómo se debe documentar el estándar de codificación también nos ha servido mucho ya que eso nos va a facilitar a la hora de realizar el sistema y que al haber muchas clases y atributos no nos enredemos y podamos llevar un estándar y un orden en el nombramiento de variables, clases, métodos, etc. Además que al usar el patrón de diseño DAO nuestro código tendrá una mejor organización.</w:t>
        </w:r>
      </w:ins>
    </w:p>
    <w:p w:rsidR="003029A5" w:rsidRDefault="003029A5" w:rsidP="008A6261">
      <w:pPr>
        <w:jc w:val="center"/>
        <w:rPr>
          <w:ins w:id="1579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80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81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82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83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84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85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86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87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88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89" w:author="fernando manuel guzman aja" w:date="2017-04-07T20:08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590" w:author="fernando manuel guzman aja" w:date="2017-04-07T20:08:00Z"/>
          <w:rFonts w:ascii="Times New Roman" w:hAnsi="Times New Roman" w:cs="Times New Roman"/>
          <w:sz w:val="40"/>
        </w:rPr>
      </w:pPr>
    </w:p>
    <w:p w:rsidR="003029A5" w:rsidDel="00273202" w:rsidRDefault="003029A5" w:rsidP="008A6261">
      <w:pPr>
        <w:jc w:val="center"/>
        <w:rPr>
          <w:ins w:id="1591" w:author="fernando manuel guzman aja" w:date="2017-04-07T20:08:00Z"/>
          <w:del w:id="1592" w:author="jesus enrique flores nestozo" w:date="2017-04-07T22:53:00Z"/>
          <w:rFonts w:ascii="Times New Roman" w:hAnsi="Times New Roman" w:cs="Times New Roman"/>
          <w:sz w:val="40"/>
        </w:rPr>
      </w:pPr>
    </w:p>
    <w:p w:rsidR="003029A5" w:rsidDel="00273202" w:rsidRDefault="003029A5" w:rsidP="008A6261">
      <w:pPr>
        <w:jc w:val="center"/>
        <w:rPr>
          <w:ins w:id="1593" w:author="fernando manuel guzman aja" w:date="2017-04-07T20:08:00Z"/>
          <w:del w:id="1594" w:author="jesus enrique flores nestozo" w:date="2017-04-07T22:53:00Z"/>
          <w:rFonts w:ascii="Times New Roman" w:hAnsi="Times New Roman" w:cs="Times New Roman"/>
          <w:sz w:val="40"/>
        </w:rPr>
      </w:pPr>
    </w:p>
    <w:p w:rsidR="003029A5" w:rsidDel="00273202" w:rsidRDefault="003029A5" w:rsidP="008A6261">
      <w:pPr>
        <w:jc w:val="center"/>
        <w:rPr>
          <w:ins w:id="1595" w:author="fernando manuel guzman aja" w:date="2017-04-07T20:08:00Z"/>
          <w:del w:id="1596" w:author="jesus enrique flores nestozo" w:date="2017-04-07T22:53:00Z"/>
          <w:rFonts w:ascii="Times New Roman" w:hAnsi="Times New Roman" w:cs="Times New Roman"/>
          <w:sz w:val="40"/>
        </w:rPr>
      </w:pPr>
    </w:p>
    <w:p w:rsidR="003029A5" w:rsidDel="00273202" w:rsidRDefault="003029A5" w:rsidP="008A6261">
      <w:pPr>
        <w:jc w:val="center"/>
        <w:rPr>
          <w:ins w:id="1597" w:author="fernando manuel guzman aja" w:date="2017-04-07T20:08:00Z"/>
          <w:del w:id="1598" w:author="jesus enrique flores nestozo" w:date="2017-04-07T22:53:00Z"/>
          <w:rFonts w:ascii="Times New Roman" w:hAnsi="Times New Roman" w:cs="Times New Roman"/>
          <w:sz w:val="40"/>
        </w:rPr>
      </w:pPr>
    </w:p>
    <w:p w:rsidR="003029A5" w:rsidDel="00273202" w:rsidRDefault="003029A5" w:rsidP="008A6261">
      <w:pPr>
        <w:jc w:val="center"/>
        <w:rPr>
          <w:ins w:id="1599" w:author="fernando manuel guzman aja" w:date="2017-04-07T20:08:00Z"/>
          <w:del w:id="1600" w:author="jesus enrique flores nestozo" w:date="2017-04-07T22:53:00Z"/>
          <w:rFonts w:ascii="Times New Roman" w:hAnsi="Times New Roman" w:cs="Times New Roman"/>
          <w:sz w:val="40"/>
        </w:rPr>
      </w:pPr>
    </w:p>
    <w:p w:rsidR="003029A5" w:rsidDel="00273202" w:rsidRDefault="003029A5" w:rsidP="008A6261">
      <w:pPr>
        <w:jc w:val="center"/>
        <w:rPr>
          <w:ins w:id="1601" w:author="fernando manuel guzman aja" w:date="2017-04-07T20:08:00Z"/>
          <w:del w:id="1602" w:author="jesus enrique flores nestozo" w:date="2017-04-07T22:53:00Z"/>
          <w:rFonts w:ascii="Times New Roman" w:hAnsi="Times New Roman" w:cs="Times New Roman"/>
          <w:sz w:val="40"/>
        </w:rPr>
      </w:pPr>
    </w:p>
    <w:p w:rsidR="003029A5" w:rsidDel="00273202" w:rsidRDefault="003029A5">
      <w:pPr>
        <w:tabs>
          <w:tab w:val="left" w:pos="6180"/>
        </w:tabs>
        <w:rPr>
          <w:ins w:id="1603" w:author="fernando manuel guzman aja" w:date="2017-04-07T20:08:00Z"/>
          <w:del w:id="1604" w:author="jesus enrique flores nestozo" w:date="2017-04-07T22:53:00Z"/>
          <w:rFonts w:ascii="Times New Roman" w:hAnsi="Times New Roman" w:cs="Times New Roman"/>
          <w:sz w:val="40"/>
        </w:rPr>
        <w:pPrChange w:id="1605" w:author="jesus enrique flores nestozo" w:date="2017-04-07T22:53:00Z">
          <w:pPr>
            <w:jc w:val="center"/>
          </w:pPr>
        </w:pPrChange>
      </w:pPr>
    </w:p>
    <w:p w:rsidR="003029A5" w:rsidRDefault="003029A5">
      <w:pPr>
        <w:rPr>
          <w:ins w:id="1606" w:author="fernando manuel guzman aja" w:date="2017-04-07T20:08:00Z"/>
          <w:rFonts w:ascii="Times New Roman" w:hAnsi="Times New Roman" w:cs="Times New Roman"/>
          <w:sz w:val="40"/>
        </w:rPr>
        <w:pPrChange w:id="1607" w:author="jesus enrique flores nestozo" w:date="2017-04-07T22:53:00Z">
          <w:pPr>
            <w:jc w:val="center"/>
          </w:pPr>
        </w:pPrChange>
      </w:pPr>
    </w:p>
    <w:p w:rsidR="003029A5" w:rsidRDefault="003029A5">
      <w:pPr>
        <w:pStyle w:val="Ttulo1"/>
        <w:rPr>
          <w:ins w:id="1608" w:author="fernando manuel guzman aja" w:date="2017-04-07T20:09:00Z"/>
        </w:rPr>
        <w:pPrChange w:id="1609" w:author="jesus enrique flores nestozo" w:date="2017-04-07T23:02:00Z">
          <w:pPr>
            <w:jc w:val="center"/>
          </w:pPr>
        </w:pPrChange>
      </w:pPr>
      <w:bookmarkStart w:id="1610" w:name="_Toc479369641"/>
      <w:ins w:id="1611" w:author="fernando manuel guzman aja" w:date="2017-04-07T20:08:00Z">
        <w:r>
          <w:lastRenderedPageBreak/>
          <w:t>REFERENCIAS</w:t>
        </w:r>
      </w:ins>
      <w:bookmarkEnd w:id="1610"/>
      <w:ins w:id="1612" w:author="fernando manuel guzman aja" w:date="2017-04-07T20:09:00Z">
        <w:del w:id="1613" w:author="jesus enrique flores nestozo" w:date="2017-04-07T23:02:00Z">
          <w:r w:rsidDel="00273202">
            <w:delText>:</w:delText>
          </w:r>
        </w:del>
      </w:ins>
    </w:p>
    <w:p w:rsidR="003029A5" w:rsidRDefault="003029A5" w:rsidP="008A6261">
      <w:pPr>
        <w:jc w:val="center"/>
        <w:rPr>
          <w:ins w:id="1614" w:author="fernando manuel guzman aja" w:date="2017-04-07T20:09:00Z"/>
          <w:rFonts w:ascii="Times New Roman" w:hAnsi="Times New Roman" w:cs="Times New Roman"/>
          <w:sz w:val="40"/>
        </w:rPr>
      </w:pPr>
    </w:p>
    <w:p w:rsidR="003029A5" w:rsidRDefault="003029A5" w:rsidP="008A6261">
      <w:pPr>
        <w:jc w:val="center"/>
        <w:rPr>
          <w:ins w:id="1615" w:author="fernando manuel guzman aja" w:date="2017-04-07T20:08:00Z"/>
          <w:rFonts w:ascii="Times New Roman" w:hAnsi="Times New Roman" w:cs="Times New Roman"/>
          <w:sz w:val="40"/>
        </w:rPr>
      </w:pPr>
    </w:p>
    <w:p w:rsidR="003029A5" w:rsidRPr="003029A5" w:rsidRDefault="003029A5" w:rsidP="003029A5">
      <w:pPr>
        <w:jc w:val="center"/>
        <w:rPr>
          <w:ins w:id="1616" w:author="fernando manuel guzman aja" w:date="2017-04-07T20:09:00Z"/>
          <w:rFonts w:ascii="Times New Roman" w:hAnsi="Times New Roman" w:cs="Times New Roman"/>
          <w:sz w:val="28"/>
        </w:rPr>
      </w:pPr>
      <w:ins w:id="1617" w:author="fernando manuel guzman aja" w:date="2017-04-07T20:09:00Z">
        <w:r w:rsidRPr="003029A5">
          <w:rPr>
            <w:rFonts w:ascii="Times New Roman" w:hAnsi="Times New Roman" w:cs="Times New Roman"/>
            <w:sz w:val="28"/>
          </w:rPr>
          <w:t>Referencias consultadas para un mejor entendimiento del problema</w:t>
        </w:r>
      </w:ins>
      <w:ins w:id="1618" w:author="fernando manuel guzman aja" w:date="2017-04-07T20:10:00Z">
        <w:r>
          <w:rPr>
            <w:rFonts w:ascii="Times New Roman" w:hAnsi="Times New Roman" w:cs="Times New Roman"/>
            <w:sz w:val="28"/>
          </w:rPr>
          <w:t>:</w:t>
        </w:r>
      </w:ins>
    </w:p>
    <w:p w:rsidR="003029A5" w:rsidRPr="003029A5" w:rsidRDefault="003029A5" w:rsidP="003029A5">
      <w:pPr>
        <w:jc w:val="center"/>
        <w:rPr>
          <w:ins w:id="1619" w:author="fernando manuel guzman aja" w:date="2017-04-07T20:09:00Z"/>
          <w:rFonts w:ascii="Times New Roman" w:hAnsi="Times New Roman" w:cs="Times New Roman"/>
          <w:rPrChange w:id="1620" w:author="fernando manuel guzman aja" w:date="2017-04-07T20:09:00Z">
            <w:rPr>
              <w:ins w:id="1621" w:author="fernando manuel guzman aja" w:date="2017-04-07T20:09:00Z"/>
              <w:rFonts w:ascii="Times New Roman" w:hAnsi="Times New Roman" w:cs="Times New Roman"/>
              <w:sz w:val="28"/>
            </w:rPr>
          </w:rPrChange>
        </w:rPr>
      </w:pPr>
      <w:ins w:id="1622" w:author="fernando manuel guzman aja" w:date="2017-04-07T20:09:00Z">
        <w:r w:rsidRPr="003029A5">
          <w:rPr>
            <w:rFonts w:ascii="Times New Roman" w:hAnsi="Times New Roman" w:cs="Times New Roman"/>
            <w:rPrChange w:id="1623" w:author="fernando manuel guzman aja" w:date="2017-04-07T20:09:00Z">
              <w:rPr>
                <w:rFonts w:ascii="Times New Roman" w:hAnsi="Times New Roman" w:cs="Times New Roman"/>
                <w:sz w:val="28"/>
              </w:rPr>
            </w:rPrChange>
          </w:rPr>
          <w:t>https://www.uv.mx/portalcadi/</w:t>
        </w:r>
      </w:ins>
    </w:p>
    <w:p w:rsidR="003029A5" w:rsidRPr="003029A5" w:rsidRDefault="003029A5" w:rsidP="003029A5">
      <w:pPr>
        <w:jc w:val="center"/>
        <w:rPr>
          <w:ins w:id="1624" w:author="fernando manuel guzman aja" w:date="2017-04-07T20:09:00Z"/>
          <w:rFonts w:ascii="Times New Roman" w:hAnsi="Times New Roman" w:cs="Times New Roman"/>
          <w:rPrChange w:id="1625" w:author="fernando manuel guzman aja" w:date="2017-04-07T20:09:00Z">
            <w:rPr>
              <w:ins w:id="1626" w:author="fernando manuel guzman aja" w:date="2017-04-07T20:09:00Z"/>
              <w:rFonts w:ascii="Times New Roman" w:hAnsi="Times New Roman" w:cs="Times New Roman"/>
              <w:sz w:val="28"/>
            </w:rPr>
          </w:rPrChange>
        </w:rPr>
      </w:pPr>
      <w:ins w:id="1627" w:author="fernando manuel guzman aja" w:date="2017-04-07T20:09:00Z">
        <w:r w:rsidRPr="003029A5">
          <w:rPr>
            <w:rFonts w:ascii="Times New Roman" w:hAnsi="Times New Roman" w:cs="Times New Roman"/>
            <w:rPrChange w:id="1628" w:author="fernando manuel guzman aja" w:date="2017-04-07T20:09:00Z">
              <w:rPr>
                <w:rFonts w:ascii="Times New Roman" w:hAnsi="Times New Roman" w:cs="Times New Roman"/>
                <w:sz w:val="28"/>
              </w:rPr>
            </w:rPrChange>
          </w:rPr>
          <w:t>https://www.uv.mx/portalcadi/formatos/</w:t>
        </w:r>
      </w:ins>
    </w:p>
    <w:p w:rsidR="003029A5" w:rsidRPr="003029A5" w:rsidRDefault="003029A5" w:rsidP="003029A5">
      <w:pPr>
        <w:jc w:val="center"/>
        <w:rPr>
          <w:ins w:id="1629" w:author="fernando manuel guzman aja" w:date="2017-04-07T20:09:00Z"/>
          <w:rFonts w:ascii="Times New Roman" w:hAnsi="Times New Roman" w:cs="Times New Roman"/>
          <w:sz w:val="28"/>
        </w:rPr>
      </w:pPr>
      <w:ins w:id="1630" w:author="fernando manuel guzman aja" w:date="2017-04-07T20:09:00Z">
        <w:r w:rsidRPr="003029A5">
          <w:rPr>
            <w:rFonts w:ascii="Times New Roman" w:hAnsi="Times New Roman" w:cs="Times New Roman"/>
            <w:sz w:val="28"/>
          </w:rPr>
          <w:t>Referencias consultadas para la realización de los diagramas del sistema</w:t>
        </w:r>
      </w:ins>
      <w:ins w:id="1631" w:author="fernando manuel guzman aja" w:date="2017-04-07T20:10:00Z">
        <w:r>
          <w:rPr>
            <w:rFonts w:ascii="Times New Roman" w:hAnsi="Times New Roman" w:cs="Times New Roman"/>
            <w:sz w:val="28"/>
          </w:rPr>
          <w:t>:</w:t>
        </w:r>
      </w:ins>
    </w:p>
    <w:p w:rsidR="003029A5" w:rsidRPr="003029A5" w:rsidRDefault="003029A5" w:rsidP="003029A5">
      <w:pPr>
        <w:jc w:val="center"/>
        <w:rPr>
          <w:ins w:id="1632" w:author="fernando manuel guzman aja" w:date="2017-04-07T20:09:00Z"/>
          <w:rFonts w:ascii="Times New Roman" w:hAnsi="Times New Roman" w:cs="Times New Roman"/>
          <w:rPrChange w:id="1633" w:author="fernando manuel guzman aja" w:date="2017-04-07T20:09:00Z">
            <w:rPr>
              <w:ins w:id="1634" w:author="fernando manuel guzman aja" w:date="2017-04-07T20:09:00Z"/>
              <w:rFonts w:ascii="Times New Roman" w:hAnsi="Times New Roman" w:cs="Times New Roman"/>
              <w:sz w:val="28"/>
            </w:rPr>
          </w:rPrChange>
        </w:rPr>
      </w:pPr>
      <w:ins w:id="1635" w:author="fernando manuel guzman aja" w:date="2017-04-07T20:09:00Z">
        <w:r w:rsidRPr="003029A5">
          <w:rPr>
            <w:rFonts w:ascii="Times New Roman" w:hAnsi="Times New Roman" w:cs="Times New Roman"/>
            <w:lang w:val="en-US"/>
            <w:rPrChange w:id="1636" w:author="fernando manuel guzman aja" w:date="2017-04-07T20:09:00Z">
              <w:rPr>
                <w:rFonts w:ascii="Times New Roman" w:hAnsi="Times New Roman" w:cs="Times New Roman"/>
                <w:sz w:val="28"/>
              </w:rPr>
            </w:rPrChange>
          </w:rPr>
          <w:t xml:space="preserve">Ambler, S. (2004). The object primer : agile modeling-driven development with UML 2.0. </w:t>
        </w:r>
        <w:r w:rsidRPr="003029A5">
          <w:rPr>
            <w:rFonts w:ascii="Times New Roman" w:hAnsi="Times New Roman" w:cs="Times New Roman"/>
            <w:rPrChange w:id="1637" w:author="fernando manuel guzman aja" w:date="2017-04-07T20:09:00Z">
              <w:rPr>
                <w:rFonts w:ascii="Times New Roman" w:hAnsi="Times New Roman" w:cs="Times New Roman"/>
                <w:sz w:val="28"/>
              </w:rPr>
            </w:rPrChange>
          </w:rPr>
          <w:t>New York: Cambridge University Press.</w:t>
        </w:r>
      </w:ins>
    </w:p>
    <w:p w:rsidR="003029A5" w:rsidRPr="003029A5" w:rsidRDefault="003029A5" w:rsidP="003029A5">
      <w:pPr>
        <w:jc w:val="center"/>
        <w:rPr>
          <w:ins w:id="1638" w:author="fernando manuel guzman aja" w:date="2017-04-07T20:09:00Z"/>
          <w:rFonts w:ascii="Times New Roman" w:hAnsi="Times New Roman" w:cs="Times New Roman"/>
          <w:lang w:val="en-US"/>
          <w:rPrChange w:id="1639" w:author="fernando manuel guzman aja" w:date="2017-04-07T20:09:00Z">
            <w:rPr>
              <w:ins w:id="1640" w:author="fernando manuel guzman aja" w:date="2017-04-07T20:09:00Z"/>
              <w:rFonts w:ascii="Times New Roman" w:hAnsi="Times New Roman" w:cs="Times New Roman"/>
              <w:sz w:val="28"/>
            </w:rPr>
          </w:rPrChange>
        </w:rPr>
      </w:pPr>
      <w:ins w:id="1641" w:author="fernando manuel guzman aja" w:date="2017-04-07T20:09:00Z">
        <w:r w:rsidRPr="003029A5">
          <w:rPr>
            <w:rFonts w:ascii="Times New Roman" w:hAnsi="Times New Roman" w:cs="Times New Roman"/>
            <w:rPrChange w:id="1642" w:author="fernando manuel guzman aja" w:date="2017-04-07T20:09:00Z">
              <w:rPr>
                <w:rFonts w:ascii="Times New Roman" w:hAnsi="Times New Roman" w:cs="Times New Roman"/>
                <w:sz w:val="28"/>
              </w:rPr>
            </w:rPrChange>
          </w:rPr>
          <w:t xml:space="preserve">Stevens, P. &amp; Pooley, R. (2007). Utilización de UML en ingeniería del software con objetos y componentes. </w:t>
        </w:r>
        <w:r w:rsidRPr="003029A5">
          <w:rPr>
            <w:rFonts w:ascii="Times New Roman" w:hAnsi="Times New Roman" w:cs="Times New Roman"/>
            <w:lang w:val="en-US"/>
            <w:rPrChange w:id="1643" w:author="fernando manuel guzman aja" w:date="2017-04-07T20:09:00Z">
              <w:rPr>
                <w:rFonts w:ascii="Times New Roman" w:hAnsi="Times New Roman" w:cs="Times New Roman"/>
                <w:sz w:val="28"/>
              </w:rPr>
            </w:rPrChange>
          </w:rPr>
          <w:t>Madrid: Pearson Addison Wesley.</w:t>
        </w:r>
      </w:ins>
    </w:p>
    <w:p w:rsidR="003029A5" w:rsidRPr="003029A5" w:rsidRDefault="003029A5" w:rsidP="003029A5">
      <w:pPr>
        <w:jc w:val="center"/>
        <w:rPr>
          <w:ins w:id="1644" w:author="fernando manuel guzman aja" w:date="2017-04-07T20:09:00Z"/>
          <w:rFonts w:ascii="Times New Roman" w:hAnsi="Times New Roman" w:cs="Times New Roman"/>
          <w:lang w:val="en-US"/>
          <w:rPrChange w:id="1645" w:author="fernando manuel guzman aja" w:date="2017-04-07T20:09:00Z">
            <w:rPr>
              <w:ins w:id="1646" w:author="fernando manuel guzman aja" w:date="2017-04-07T20:09:00Z"/>
              <w:rFonts w:ascii="Times New Roman" w:hAnsi="Times New Roman" w:cs="Times New Roman"/>
              <w:sz w:val="28"/>
            </w:rPr>
          </w:rPrChange>
        </w:rPr>
      </w:pPr>
      <w:ins w:id="1647" w:author="fernando manuel guzman aja" w:date="2017-04-07T20:09:00Z">
        <w:r w:rsidRPr="003029A5">
          <w:rPr>
            <w:rFonts w:ascii="Times New Roman" w:hAnsi="Times New Roman" w:cs="Times New Roman"/>
            <w:lang w:val="en-US"/>
            <w:rPrChange w:id="1648" w:author="fernando manuel guzman aja" w:date="2017-04-07T20:09:00Z">
              <w:rPr>
                <w:rFonts w:ascii="Times New Roman" w:hAnsi="Times New Roman" w:cs="Times New Roman"/>
                <w:sz w:val="28"/>
              </w:rPr>
            </w:rPrChange>
          </w:rPr>
          <w:t>Budgen, D. (2003). Software design. Harlow, England New York: Addison-Wesley.</w:t>
        </w:r>
      </w:ins>
    </w:p>
    <w:p w:rsidR="003029A5" w:rsidRPr="003029A5" w:rsidRDefault="003029A5" w:rsidP="003029A5">
      <w:pPr>
        <w:jc w:val="center"/>
        <w:rPr>
          <w:ins w:id="1649" w:author="fernando manuel guzman aja" w:date="2017-04-07T20:09:00Z"/>
          <w:rFonts w:ascii="Times New Roman" w:hAnsi="Times New Roman" w:cs="Times New Roman"/>
          <w:sz w:val="28"/>
        </w:rPr>
      </w:pPr>
      <w:ins w:id="1650" w:author="fernando manuel guzman aja" w:date="2017-04-07T20:09:00Z">
        <w:r w:rsidRPr="003029A5">
          <w:rPr>
            <w:rFonts w:ascii="Times New Roman" w:hAnsi="Times New Roman" w:cs="Times New Roman"/>
            <w:sz w:val="28"/>
          </w:rPr>
          <w:t>Referencias consultadas para la realización del estándar de codificación</w:t>
        </w:r>
      </w:ins>
      <w:ins w:id="1651" w:author="fernando manuel guzman aja" w:date="2017-04-07T20:10:00Z">
        <w:r>
          <w:rPr>
            <w:rFonts w:ascii="Times New Roman" w:hAnsi="Times New Roman" w:cs="Times New Roman"/>
            <w:sz w:val="28"/>
          </w:rPr>
          <w:t>:</w:t>
        </w:r>
      </w:ins>
    </w:p>
    <w:p w:rsidR="003029A5" w:rsidRPr="003029A5" w:rsidRDefault="003029A5" w:rsidP="003029A5">
      <w:pPr>
        <w:jc w:val="center"/>
        <w:rPr>
          <w:ins w:id="1652" w:author="fernando manuel guzman aja" w:date="2017-04-07T20:09:00Z"/>
          <w:rFonts w:ascii="Times New Roman" w:hAnsi="Times New Roman" w:cs="Times New Roman"/>
          <w:rPrChange w:id="1653" w:author="fernando manuel guzman aja" w:date="2017-04-07T20:09:00Z">
            <w:rPr>
              <w:ins w:id="1654" w:author="fernando manuel guzman aja" w:date="2017-04-07T20:09:00Z"/>
              <w:rFonts w:ascii="Times New Roman" w:hAnsi="Times New Roman" w:cs="Times New Roman"/>
              <w:sz w:val="28"/>
            </w:rPr>
          </w:rPrChange>
        </w:rPr>
      </w:pPr>
      <w:ins w:id="1655" w:author="fernando manuel guzman aja" w:date="2017-04-07T20:09:00Z">
        <w:r w:rsidRPr="003029A5">
          <w:rPr>
            <w:rFonts w:ascii="Times New Roman" w:hAnsi="Times New Roman" w:cs="Times New Roman"/>
            <w:rPrChange w:id="1656" w:author="fernando manuel guzman aja" w:date="2017-04-07T20:09:00Z">
              <w:rPr>
                <w:rFonts w:ascii="Times New Roman" w:hAnsi="Times New Roman" w:cs="Times New Roman"/>
                <w:sz w:val="28"/>
              </w:rPr>
            </w:rPrChange>
          </w:rPr>
          <w:t>https://google.github.io/styleguide/javaguide.html</w:t>
        </w:r>
      </w:ins>
    </w:p>
    <w:p w:rsidR="003029A5" w:rsidRPr="003029A5" w:rsidRDefault="003029A5" w:rsidP="003029A5">
      <w:pPr>
        <w:jc w:val="center"/>
        <w:rPr>
          <w:ins w:id="1657" w:author="fernando manuel guzman aja" w:date="2017-04-07T20:09:00Z"/>
          <w:rFonts w:ascii="Times New Roman" w:hAnsi="Times New Roman" w:cs="Times New Roman"/>
          <w:rPrChange w:id="1658" w:author="fernando manuel guzman aja" w:date="2017-04-07T20:09:00Z">
            <w:rPr>
              <w:ins w:id="1659" w:author="fernando manuel guzman aja" w:date="2017-04-07T20:09:00Z"/>
              <w:rFonts w:ascii="Times New Roman" w:hAnsi="Times New Roman" w:cs="Times New Roman"/>
              <w:sz w:val="28"/>
            </w:rPr>
          </w:rPrChange>
        </w:rPr>
      </w:pPr>
      <w:ins w:id="1660" w:author="fernando manuel guzman aja" w:date="2017-04-07T20:09:00Z">
        <w:r w:rsidRPr="003029A5">
          <w:rPr>
            <w:rFonts w:ascii="Times New Roman" w:hAnsi="Times New Roman" w:cs="Times New Roman"/>
            <w:rPrChange w:id="1661" w:author="fernando manuel guzman aja" w:date="2017-04-07T20:09:00Z">
              <w:rPr>
                <w:rFonts w:ascii="Times New Roman" w:hAnsi="Times New Roman" w:cs="Times New Roman"/>
                <w:sz w:val="28"/>
              </w:rPr>
            </w:rPrChange>
          </w:rPr>
          <w:t>http://www.oracle.com/technetwork/articles/java/index-137868.html</w:t>
        </w:r>
      </w:ins>
    </w:p>
    <w:p w:rsidR="003029A5" w:rsidRDefault="003029A5" w:rsidP="003029A5">
      <w:pPr>
        <w:jc w:val="center"/>
        <w:rPr>
          <w:ins w:id="1662" w:author="fernando manuel guzman aja" w:date="2017-04-07T20:22:00Z"/>
          <w:rFonts w:ascii="Times New Roman" w:hAnsi="Times New Roman" w:cs="Times New Roman"/>
          <w:sz w:val="28"/>
        </w:rPr>
      </w:pPr>
      <w:ins w:id="1663" w:author="fernando manuel guzman aja" w:date="2017-04-07T20:09:00Z">
        <w:r w:rsidRPr="003029A5">
          <w:rPr>
            <w:rFonts w:ascii="Times New Roman" w:hAnsi="Times New Roman" w:cs="Times New Roman"/>
            <w:sz w:val="28"/>
          </w:rPr>
          <w:t xml:space="preserve">Referencias consultadas para el </w:t>
        </w:r>
      </w:ins>
      <w:ins w:id="1664" w:author="fernando manuel guzman aja" w:date="2017-04-07T20:22:00Z">
        <w:r w:rsidR="00C5248A">
          <w:rPr>
            <w:rFonts w:ascii="Times New Roman" w:hAnsi="Times New Roman" w:cs="Times New Roman"/>
            <w:sz w:val="28"/>
          </w:rPr>
          <w:t>desarrollo de la base de datos:</w:t>
        </w:r>
      </w:ins>
    </w:p>
    <w:p w:rsidR="00C5248A" w:rsidRDefault="00C5248A" w:rsidP="003029A5">
      <w:pPr>
        <w:jc w:val="center"/>
        <w:rPr>
          <w:ins w:id="1665" w:author="fernando manuel guzman aja" w:date="2017-04-07T20:27:00Z"/>
          <w:rFonts w:ascii="Times New Roman" w:hAnsi="Times New Roman" w:cs="Times New Roman"/>
        </w:rPr>
      </w:pPr>
      <w:ins w:id="1666" w:author="fernando manuel guzman aja" w:date="2017-04-07T20:27:00Z">
        <w:r w:rsidRPr="00C5248A">
          <w:rPr>
            <w:rPrChange w:id="1667" w:author="fernando manuel guzman aja" w:date="2017-04-07T20:27:00Z">
              <w:rPr>
                <w:rStyle w:val="Hipervnculo"/>
                <w:rFonts w:ascii="Times New Roman" w:hAnsi="Times New Roman" w:cs="Times New Roman"/>
              </w:rPr>
            </w:rPrChange>
          </w:rPr>
          <w:t>http://cursos.aiu.edu/Base%20de%20Datos/pdf/Tema%202.pdf</w:t>
        </w:r>
      </w:ins>
    </w:p>
    <w:p w:rsidR="00C5248A" w:rsidRPr="00C5248A" w:rsidRDefault="00C5248A" w:rsidP="003029A5">
      <w:pPr>
        <w:jc w:val="center"/>
        <w:rPr>
          <w:ins w:id="1668" w:author="fernando manuel guzman aja" w:date="2017-04-07T20:10:00Z"/>
          <w:rFonts w:ascii="Times New Roman" w:hAnsi="Times New Roman" w:cs="Times New Roman"/>
          <w:rPrChange w:id="1669" w:author="fernando manuel guzman aja" w:date="2017-04-07T20:22:00Z">
            <w:rPr>
              <w:ins w:id="1670" w:author="fernando manuel guzman aja" w:date="2017-04-07T20:10:00Z"/>
              <w:rFonts w:ascii="Times New Roman" w:hAnsi="Times New Roman" w:cs="Times New Roman"/>
              <w:sz w:val="28"/>
            </w:rPr>
          </w:rPrChange>
        </w:rPr>
      </w:pPr>
      <w:ins w:id="1671" w:author="fernando manuel guzman aja" w:date="2017-04-07T20:27:00Z">
        <w:r w:rsidRPr="00C5248A">
          <w:rPr>
            <w:rPrChange w:id="1672" w:author="fernando manuel guzman aja" w:date="2017-04-07T20:27:00Z">
              <w:rPr>
                <w:rStyle w:val="Hipervnculo"/>
                <w:rFonts w:ascii="Times New Roman" w:hAnsi="Times New Roman" w:cs="Times New Roman"/>
              </w:rPr>
            </w:rPrChange>
          </w:rPr>
          <w:t>http://www.uoc.edu/masters/oficiales/img/913.pdf</w:t>
        </w:r>
        <w:r>
          <w:rPr>
            <w:rFonts w:ascii="Times New Roman" w:hAnsi="Times New Roman" w:cs="Times New Roman"/>
          </w:rPr>
          <w:t xml:space="preserve"> </w:t>
        </w:r>
      </w:ins>
    </w:p>
    <w:p w:rsidR="003029A5" w:rsidRPr="003029A5" w:rsidRDefault="003029A5" w:rsidP="003029A5">
      <w:pPr>
        <w:jc w:val="center"/>
        <w:rPr>
          <w:ins w:id="1673" w:author="fernando manuel guzman aja" w:date="2017-04-07T20:09:00Z"/>
          <w:rFonts w:ascii="Times New Roman" w:hAnsi="Times New Roman" w:cs="Times New Roman"/>
          <w:sz w:val="28"/>
          <w:rPrChange w:id="1674" w:author="fernando manuel guzman aja" w:date="2017-04-07T20:10:00Z">
            <w:rPr>
              <w:ins w:id="1675" w:author="fernando manuel guzman aja" w:date="2017-04-07T20:09:00Z"/>
              <w:rFonts w:ascii="Times New Roman" w:hAnsi="Times New Roman" w:cs="Times New Roman"/>
            </w:rPr>
          </w:rPrChange>
        </w:rPr>
      </w:pPr>
    </w:p>
    <w:p w:rsidR="003029A5" w:rsidRPr="003029A5" w:rsidRDefault="003029A5" w:rsidP="003029A5">
      <w:pPr>
        <w:jc w:val="center"/>
        <w:rPr>
          <w:rFonts w:ascii="Times New Roman" w:hAnsi="Times New Roman" w:cs="Times New Roman"/>
          <w:rPrChange w:id="1676" w:author="fernando manuel guzman aja" w:date="2017-04-07T20:09:00Z">
            <w:rPr>
              <w:rFonts w:ascii="Times New Roman" w:hAnsi="Times New Roman" w:cs="Times New Roman"/>
              <w:sz w:val="28"/>
            </w:rPr>
          </w:rPrChange>
        </w:rPr>
      </w:pPr>
    </w:p>
    <w:sectPr w:rsidR="003029A5" w:rsidRPr="003029A5" w:rsidSect="00906B36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  <w:sectPrChange w:id="1677" w:author="jesus enrique flores nestozo" w:date="2017-04-07T23:04:00Z">
        <w:sectPr w:rsidR="003029A5" w:rsidRPr="003029A5" w:rsidSect="00906B36">
          <w:pgMar w:top="1417" w:right="1701" w:bottom="1417" w:left="1701" w:header="708" w:footer="708" w:gutter="0"/>
          <w:titlePg w:val="0"/>
        </w:sectPr>
      </w:sectPrChange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62BE" w:rsidRDefault="000C62BE" w:rsidP="00C37B5A">
      <w:pPr>
        <w:spacing w:after="0" w:line="240" w:lineRule="auto"/>
      </w:pPr>
      <w:r>
        <w:separator/>
      </w:r>
    </w:p>
  </w:endnote>
  <w:endnote w:type="continuationSeparator" w:id="0">
    <w:p w:rsidR="000C62BE" w:rsidRDefault="000C62BE" w:rsidP="00C37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7B5A" w:rsidRDefault="003B6437">
    <w:pPr>
      <w:pStyle w:val="Piedepgina"/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FILENAME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Proyecto Sistema CADI</w:t>
    </w:r>
    <w:r>
      <w:rPr>
        <w:color w:val="4472C4" w:themeColor="accent1"/>
      </w:rPr>
      <w:fldChar w:fldCharType="end"/>
    </w:r>
    <w:r w:rsidR="0055793D">
      <w:rPr>
        <w:noProof/>
        <w:color w:val="4472C4" w:themeColor="accent1"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<w:pict>
            <v:rect w14:anchorId="740504A6" id="Rectángulo 452" o:spid="_x0000_s1026" style="position:absolute;margin-left:0;margin-top:0;width:579.9pt;height:750.3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ab/>
    </w:r>
    <w:r w:rsidR="0055793D">
      <w:rPr>
        <w:color w:val="4472C4" w:themeColor="accent1"/>
      </w:rPr>
      <w:t xml:space="preserve"> </w:t>
    </w:r>
    <w:r w:rsidR="0055793D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 w:rsidR="0055793D">
      <w:rPr>
        <w:rFonts w:eastAsiaTheme="minorEastAsia"/>
        <w:color w:val="4472C4" w:themeColor="accent1"/>
        <w:sz w:val="20"/>
        <w:szCs w:val="20"/>
      </w:rPr>
      <w:fldChar w:fldCharType="begin"/>
    </w:r>
    <w:r w:rsidR="0055793D">
      <w:rPr>
        <w:color w:val="4472C4" w:themeColor="accent1"/>
        <w:sz w:val="20"/>
        <w:szCs w:val="20"/>
      </w:rPr>
      <w:instrText>PAGE    \* MERGEFORMAT</w:instrText>
    </w:r>
    <w:r w:rsidR="0055793D">
      <w:rPr>
        <w:rFonts w:eastAsiaTheme="minorEastAsia"/>
        <w:color w:val="4472C4" w:themeColor="accent1"/>
        <w:sz w:val="20"/>
        <w:szCs w:val="20"/>
      </w:rPr>
      <w:fldChar w:fldCharType="separate"/>
    </w:r>
    <w:r w:rsidR="0006750C" w:rsidRPr="0006750C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18</w:t>
    </w:r>
    <w:r w:rsidR="0055793D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62BE" w:rsidRDefault="000C62BE" w:rsidP="00C37B5A">
      <w:pPr>
        <w:spacing w:after="0" w:line="240" w:lineRule="auto"/>
      </w:pPr>
      <w:r>
        <w:separator/>
      </w:r>
    </w:p>
  </w:footnote>
  <w:footnote w:type="continuationSeparator" w:id="0">
    <w:p w:rsidR="000C62BE" w:rsidRDefault="000C62BE" w:rsidP="00C37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7B5A" w:rsidRDefault="000C62BE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01954" o:spid="_x0000_s2050" type="#_x0000_t75" style="position:absolute;margin-left:0;margin-top:0;width:424.8pt;height:318.6pt;z-index:-251657216;mso-position-horizontal:center;mso-position-horizontal-relative:margin;mso-position-vertical:center;mso-position-vertical-relative:margin" o:allowincell="f">
          <v:imagedata r:id="rId1" o:title="FlorconUV1024x768SinFondo_p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7B5A" w:rsidRDefault="000C62BE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01955" o:spid="_x0000_s2051" type="#_x0000_t75" style="position:absolute;margin-left:0;margin-top:0;width:424.8pt;height:318.6pt;z-index:-251656192;mso-position-horizontal:center;mso-position-horizontal-relative:margin;mso-position-vertical:center;mso-position-vertical-relative:margin" o:allowincell="f">
          <v:imagedata r:id="rId1" o:title="FlorconUV1024x768SinFondo_p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7B5A" w:rsidRDefault="000C62BE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01953" o:spid="_x0000_s2049" type="#_x0000_t75" style="position:absolute;margin-left:0;margin-top:0;width:424.8pt;height:318.6pt;z-index:-251658240;mso-position-horizontal:center;mso-position-horizontal-relative:margin;mso-position-vertical:center;mso-position-vertical-relative:margin" o:allowincell="f">
          <v:imagedata r:id="rId1" o:title="FlorconUV1024x768SinFondo_p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E9537F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1">
    <w:nsid w:val="1A8E6012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2">
    <w:nsid w:val="455E7B53"/>
    <w:multiLevelType w:val="hybridMultilevel"/>
    <w:tmpl w:val="0610F9E0"/>
    <w:lvl w:ilvl="0" w:tplc="5A40B0A0">
      <w:start w:val="1"/>
      <w:numFmt w:val="bullet"/>
      <w:pStyle w:val="ScriptTableBullets1"/>
      <w:lvlText w:val="-"/>
      <w:lvlJc w:val="left"/>
      <w:pPr>
        <w:tabs>
          <w:tab w:val="num" w:pos="360"/>
        </w:tabs>
        <w:ind w:left="180" w:hanging="18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22"/>
        </w:tabs>
        <w:ind w:left="142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42"/>
        </w:tabs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62"/>
        </w:tabs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82"/>
        </w:tabs>
        <w:ind w:left="358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02"/>
        </w:tabs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22"/>
        </w:tabs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42"/>
        </w:tabs>
        <w:ind w:left="574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62"/>
        </w:tabs>
        <w:ind w:left="6462" w:hanging="360"/>
      </w:pPr>
      <w:rPr>
        <w:rFonts w:ascii="Wingdings" w:hAnsi="Wingdings" w:hint="default"/>
      </w:rPr>
    </w:lvl>
  </w:abstractNum>
  <w:abstractNum w:abstractNumId="3">
    <w:nsid w:val="6B631069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4">
    <w:nsid w:val="6D5E7F22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esus enrique flores nestozo">
    <w15:presenceInfo w15:providerId="Windows Live" w15:userId="fc7bc5a53b3957c3"/>
  </w15:person>
  <w15:person w15:author="fernando manuel guzman aja">
    <w15:presenceInfo w15:providerId="Windows Live" w15:userId="dfb06a470a8cd5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CAC"/>
    <w:rsid w:val="00000A2C"/>
    <w:rsid w:val="00040C5E"/>
    <w:rsid w:val="0006750C"/>
    <w:rsid w:val="0008090E"/>
    <w:rsid w:val="000B28DA"/>
    <w:rsid w:val="000C62BE"/>
    <w:rsid w:val="00143946"/>
    <w:rsid w:val="002271AF"/>
    <w:rsid w:val="00233698"/>
    <w:rsid w:val="00273202"/>
    <w:rsid w:val="003029A5"/>
    <w:rsid w:val="003338AE"/>
    <w:rsid w:val="003B6437"/>
    <w:rsid w:val="00431704"/>
    <w:rsid w:val="00450591"/>
    <w:rsid w:val="0055793D"/>
    <w:rsid w:val="00604CAC"/>
    <w:rsid w:val="00630A0D"/>
    <w:rsid w:val="006B732F"/>
    <w:rsid w:val="0073735C"/>
    <w:rsid w:val="008A6261"/>
    <w:rsid w:val="008B0B14"/>
    <w:rsid w:val="00906B36"/>
    <w:rsid w:val="009313E3"/>
    <w:rsid w:val="00C37B5A"/>
    <w:rsid w:val="00C5248A"/>
    <w:rsid w:val="00CD0FA7"/>
    <w:rsid w:val="00F8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11D8EC66-F7C9-41A7-82DA-10EF635A0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320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320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37B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7B5A"/>
  </w:style>
  <w:style w:type="paragraph" w:styleId="Piedepgina">
    <w:name w:val="footer"/>
    <w:basedOn w:val="Normal"/>
    <w:link w:val="PiedepginaCar"/>
    <w:uiPriority w:val="99"/>
    <w:unhideWhenUsed/>
    <w:rsid w:val="00C37B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7B5A"/>
  </w:style>
  <w:style w:type="character" w:styleId="Textodelmarcadordeposicin">
    <w:name w:val="Placeholder Text"/>
    <w:basedOn w:val="Fuentedeprrafopredeter"/>
    <w:uiPriority w:val="99"/>
    <w:semiHidden/>
    <w:rsid w:val="003B6437"/>
    <w:rPr>
      <w:color w:val="808080"/>
    </w:rPr>
  </w:style>
  <w:style w:type="paragraph" w:styleId="Revisin">
    <w:name w:val="Revision"/>
    <w:hidden/>
    <w:uiPriority w:val="99"/>
    <w:semiHidden/>
    <w:rsid w:val="009313E3"/>
    <w:pPr>
      <w:spacing w:after="0" w:line="240" w:lineRule="auto"/>
    </w:pPr>
  </w:style>
  <w:style w:type="paragraph" w:customStyle="1" w:styleId="ScriptTableBullets1">
    <w:name w:val="ScriptTableBullets1"/>
    <w:basedOn w:val="Normal"/>
    <w:rsid w:val="009313E3"/>
    <w:pPr>
      <w:numPr>
        <w:numId w:val="5"/>
      </w:numPr>
      <w:tabs>
        <w:tab w:val="left" w:pos="18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13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13E3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C5248A"/>
    <w:rPr>
      <w:color w:val="0563C1" w:themeColor="hyperlink"/>
      <w:u w:val="single"/>
    </w:rPr>
  </w:style>
  <w:style w:type="character" w:customStyle="1" w:styleId="Mention">
    <w:name w:val="Mention"/>
    <w:basedOn w:val="Fuentedeprrafopredeter"/>
    <w:uiPriority w:val="99"/>
    <w:semiHidden/>
    <w:unhideWhenUsed/>
    <w:rsid w:val="00C5248A"/>
    <w:rPr>
      <w:color w:val="2B579A"/>
      <w:shd w:val="clear" w:color="auto" w:fill="E6E6E6"/>
    </w:rPr>
  </w:style>
  <w:style w:type="character" w:customStyle="1" w:styleId="Ttulo1Car">
    <w:name w:val="Título 1 Car"/>
    <w:basedOn w:val="Fuentedeprrafopredeter"/>
    <w:link w:val="Ttulo1"/>
    <w:uiPriority w:val="9"/>
    <w:rsid w:val="00273202"/>
    <w:rPr>
      <w:rFonts w:ascii="Times New Roman" w:eastAsiaTheme="majorEastAsia" w:hAnsi="Times New Roman" w:cstheme="majorBidi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73202"/>
    <w:rPr>
      <w:rFonts w:ascii="Times New Roman" w:eastAsiaTheme="majorEastAsia" w:hAnsi="Times New Roman" w:cstheme="majorBidi"/>
      <w:sz w:val="28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273202"/>
    <w:pPr>
      <w:outlineLvl w:val="9"/>
    </w:pPr>
    <w:rPr>
      <w:rFonts w:asciiTheme="majorHAnsi" w:hAnsiTheme="majorHAnsi"/>
      <w:color w:val="2F5496" w:themeColor="accent1" w:themeShade="BF"/>
      <w:sz w:val="32"/>
      <w:lang w:val="es-MX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273202"/>
    <w:pPr>
      <w:spacing w:after="100"/>
      <w:ind w:left="220"/>
    </w:pPr>
    <w:rPr>
      <w:rFonts w:eastAsiaTheme="minorEastAsia" w:cs="Times New Roman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73202"/>
    <w:pPr>
      <w:spacing w:after="100"/>
    </w:pPr>
    <w:rPr>
      <w:rFonts w:eastAsiaTheme="minorEastAsia" w:cs="Times New Roman"/>
      <w:lang w:val="es-MX"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273202"/>
    <w:pPr>
      <w:spacing w:after="100"/>
      <w:ind w:left="440"/>
    </w:pPr>
    <w:rPr>
      <w:rFonts w:eastAsiaTheme="minorEastAsia" w:cs="Times New Roman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0F60422-89F0-46C7-9F8E-CF715B5A4F02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6AAA5-8487-4C3E-A319-7D996EEFD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2021</Words>
  <Characters>11119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manuel guzman aja</dc:creator>
  <cp:keywords/>
  <dc:description/>
  <cp:lastModifiedBy>jesus enrique flores nestozo</cp:lastModifiedBy>
  <cp:revision>3</cp:revision>
  <dcterms:created xsi:type="dcterms:W3CDTF">2017-04-08T04:07:00Z</dcterms:created>
  <dcterms:modified xsi:type="dcterms:W3CDTF">2017-04-17T22:39:00Z</dcterms:modified>
</cp:coreProperties>
</file>